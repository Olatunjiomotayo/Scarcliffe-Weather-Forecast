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BC247D" w14:textId="5CCD117A" w:rsidR="000D191C" w:rsidRPr="00083BC6" w:rsidRDefault="008D22E2" w:rsidP="008D22E2">
      <w:pPr>
        <w:spacing w:after="0" w:line="360" w:lineRule="auto"/>
        <w:jc w:val="center"/>
        <w:rPr>
          <w:rFonts w:cs="Arial"/>
        </w:rPr>
      </w:pPr>
      <w:r w:rsidRPr="00083BC6">
        <w:rPr>
          <w:rFonts w:cs="Arial"/>
          <w:noProof/>
          <w:szCs w:val="24"/>
        </w:rPr>
        <w:drawing>
          <wp:inline distT="0" distB="0" distL="0" distR="0" wp14:anchorId="42244BA3" wp14:editId="05768FA6">
            <wp:extent cx="2758677" cy="1074809"/>
            <wp:effectExtent l="0" t="0" r="0" b="0"/>
            <wp:docPr id="18" name="image16.jpg" descr="A blue and white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A blue and white sign with white text&#10;&#10;Description automatically generated"/>
                    <pic:cNvPicPr preferRelativeResize="0"/>
                  </pic:nvPicPr>
                  <pic:blipFill>
                    <a:blip r:embed="rId8"/>
                    <a:srcRect/>
                    <a:stretch>
                      <a:fillRect/>
                    </a:stretch>
                  </pic:blipFill>
                  <pic:spPr>
                    <a:xfrm>
                      <a:off x="0" y="0"/>
                      <a:ext cx="2758677" cy="1074809"/>
                    </a:xfrm>
                    <a:prstGeom prst="rect">
                      <a:avLst/>
                    </a:prstGeom>
                    <a:ln/>
                  </pic:spPr>
                </pic:pic>
              </a:graphicData>
            </a:graphic>
          </wp:inline>
        </w:drawing>
      </w:r>
    </w:p>
    <w:p w14:paraId="180BCBF9" w14:textId="77777777" w:rsidR="008D22E2" w:rsidRPr="00083BC6" w:rsidRDefault="008D22E2" w:rsidP="008D22E2">
      <w:pPr>
        <w:spacing w:after="0" w:line="360" w:lineRule="auto"/>
        <w:jc w:val="both"/>
        <w:rPr>
          <w:rFonts w:cs="Arial"/>
        </w:rPr>
      </w:pPr>
    </w:p>
    <w:p w14:paraId="283A9390" w14:textId="77777777" w:rsidR="008D22E2" w:rsidRPr="00083BC6" w:rsidRDefault="008D22E2" w:rsidP="008D22E2">
      <w:pPr>
        <w:spacing w:after="0" w:line="360" w:lineRule="auto"/>
        <w:jc w:val="both"/>
        <w:rPr>
          <w:rFonts w:cs="Arial"/>
          <w:b/>
          <w:sz w:val="44"/>
          <w:szCs w:val="44"/>
        </w:rPr>
      </w:pPr>
    </w:p>
    <w:p w14:paraId="355D4692" w14:textId="28142776" w:rsidR="008D22E2" w:rsidRPr="00083BC6" w:rsidRDefault="008D22E2" w:rsidP="008D22E2">
      <w:pPr>
        <w:spacing w:after="0" w:line="360" w:lineRule="auto"/>
        <w:jc w:val="center"/>
        <w:rPr>
          <w:rFonts w:cs="Arial"/>
          <w:b/>
          <w:sz w:val="44"/>
          <w:szCs w:val="44"/>
        </w:rPr>
      </w:pPr>
      <w:r w:rsidRPr="00083BC6">
        <w:rPr>
          <w:rFonts w:cs="Arial"/>
          <w:b/>
          <w:sz w:val="44"/>
          <w:szCs w:val="44"/>
        </w:rPr>
        <w:t>M.Sc. Data Analytics &amp; Technologies</w:t>
      </w:r>
    </w:p>
    <w:p w14:paraId="56691DCA" w14:textId="77777777" w:rsidR="008D22E2" w:rsidRPr="00083BC6" w:rsidRDefault="008D22E2" w:rsidP="008D22E2">
      <w:pPr>
        <w:spacing w:after="0" w:line="360" w:lineRule="auto"/>
        <w:jc w:val="center"/>
        <w:rPr>
          <w:rFonts w:cs="Arial"/>
          <w:b/>
          <w:sz w:val="44"/>
          <w:szCs w:val="44"/>
        </w:rPr>
      </w:pPr>
      <w:r w:rsidRPr="00083BC6">
        <w:rPr>
          <w:rFonts w:cs="Arial"/>
          <w:b/>
          <w:sz w:val="44"/>
          <w:szCs w:val="44"/>
        </w:rPr>
        <w:t>2023 – 2024</w:t>
      </w:r>
    </w:p>
    <w:p w14:paraId="19A8A48E" w14:textId="77777777" w:rsidR="008D22E2" w:rsidRPr="00083BC6" w:rsidRDefault="008D22E2" w:rsidP="008D22E2">
      <w:pPr>
        <w:spacing w:after="0" w:line="360" w:lineRule="auto"/>
        <w:jc w:val="both"/>
        <w:rPr>
          <w:rFonts w:cs="Arial"/>
          <w:szCs w:val="24"/>
        </w:rPr>
      </w:pPr>
    </w:p>
    <w:p w14:paraId="75BD8AB6" w14:textId="77777777" w:rsidR="008D22E2" w:rsidRPr="00083BC6" w:rsidRDefault="008D22E2" w:rsidP="008D22E2">
      <w:pPr>
        <w:spacing w:after="0" w:line="360" w:lineRule="auto"/>
        <w:jc w:val="both"/>
        <w:rPr>
          <w:rFonts w:cs="Arial"/>
          <w:szCs w:val="24"/>
        </w:rPr>
      </w:pPr>
    </w:p>
    <w:p w14:paraId="037F71FD" w14:textId="77777777" w:rsidR="008D22E2" w:rsidRPr="00083BC6" w:rsidRDefault="008D22E2" w:rsidP="008D22E2">
      <w:pPr>
        <w:spacing w:after="0" w:line="360" w:lineRule="auto"/>
        <w:jc w:val="both"/>
        <w:rPr>
          <w:rFonts w:cs="Arial"/>
          <w:szCs w:val="24"/>
        </w:rPr>
      </w:pPr>
    </w:p>
    <w:p w14:paraId="258B5B27" w14:textId="77777777" w:rsidR="008D22E2" w:rsidRPr="00083BC6" w:rsidRDefault="008D22E2" w:rsidP="008D22E2">
      <w:pPr>
        <w:spacing w:after="0" w:line="360" w:lineRule="auto"/>
        <w:jc w:val="both"/>
        <w:rPr>
          <w:rFonts w:cs="Arial"/>
          <w:szCs w:val="24"/>
        </w:rPr>
      </w:pPr>
    </w:p>
    <w:p w14:paraId="789DFE3E" w14:textId="05EC34A0" w:rsidR="008D22E2" w:rsidRPr="00083BC6" w:rsidRDefault="00E856D7" w:rsidP="00E856D7">
      <w:pPr>
        <w:spacing w:after="0" w:line="360" w:lineRule="auto"/>
        <w:jc w:val="center"/>
        <w:rPr>
          <w:rFonts w:cs="Arial"/>
          <w:szCs w:val="24"/>
        </w:rPr>
      </w:pPr>
      <w:r w:rsidRPr="00083BC6">
        <w:rPr>
          <w:rFonts w:cs="Arial"/>
          <w:b/>
          <w:bCs/>
          <w:sz w:val="40"/>
          <w:szCs w:val="40"/>
        </w:rPr>
        <w:t xml:space="preserve">AN IN-DEPTH EXPLORATION OF WEATHER PATTERNS IN </w:t>
      </w:r>
      <w:r w:rsidR="00187187" w:rsidRPr="00083BC6">
        <w:rPr>
          <w:rFonts w:cs="Arial"/>
          <w:b/>
          <w:bCs/>
          <w:sz w:val="40"/>
          <w:szCs w:val="40"/>
        </w:rPr>
        <w:t>SCARCLIFFE</w:t>
      </w:r>
      <w:r w:rsidRPr="00083BC6">
        <w:rPr>
          <w:rFonts w:cs="Arial"/>
          <w:b/>
          <w:bCs/>
          <w:sz w:val="40"/>
          <w:szCs w:val="40"/>
        </w:rPr>
        <w:t xml:space="preserve">, UK: A COMPREHENSIVE ANALYSIS </w:t>
      </w:r>
      <w:r w:rsidR="00187187" w:rsidRPr="00083BC6">
        <w:rPr>
          <w:rFonts w:cs="Arial"/>
          <w:b/>
          <w:bCs/>
          <w:sz w:val="40"/>
          <w:szCs w:val="40"/>
        </w:rPr>
        <w:t>AND</w:t>
      </w:r>
      <w:r w:rsidRPr="00083BC6">
        <w:rPr>
          <w:rFonts w:cs="Arial"/>
          <w:b/>
          <w:bCs/>
          <w:sz w:val="40"/>
          <w:szCs w:val="40"/>
        </w:rPr>
        <w:t xml:space="preserve"> VISUALISATION</w:t>
      </w:r>
    </w:p>
    <w:p w14:paraId="602F77D9" w14:textId="77777777" w:rsidR="008D22E2" w:rsidRPr="00083BC6" w:rsidRDefault="008D22E2" w:rsidP="008D22E2">
      <w:pPr>
        <w:spacing w:after="0" w:line="360" w:lineRule="auto"/>
        <w:jc w:val="both"/>
        <w:rPr>
          <w:rFonts w:cs="Arial"/>
          <w:szCs w:val="24"/>
        </w:rPr>
      </w:pPr>
    </w:p>
    <w:p w14:paraId="1815AC42" w14:textId="77777777" w:rsidR="008D22E2" w:rsidRPr="00083BC6" w:rsidRDefault="008D22E2" w:rsidP="008D22E2">
      <w:pPr>
        <w:spacing w:after="0" w:line="360" w:lineRule="auto"/>
        <w:jc w:val="both"/>
        <w:rPr>
          <w:rFonts w:cs="Arial"/>
          <w:szCs w:val="24"/>
        </w:rPr>
      </w:pPr>
    </w:p>
    <w:p w14:paraId="127E0D16" w14:textId="77777777" w:rsidR="008D22E2" w:rsidRPr="00083BC6" w:rsidRDefault="008D22E2" w:rsidP="008D22E2">
      <w:pPr>
        <w:spacing w:after="0" w:line="360" w:lineRule="auto"/>
        <w:jc w:val="both"/>
        <w:rPr>
          <w:rFonts w:cs="Arial"/>
          <w:szCs w:val="24"/>
        </w:rPr>
      </w:pPr>
    </w:p>
    <w:p w14:paraId="19594E40" w14:textId="77777777" w:rsidR="008D22E2" w:rsidRPr="00083BC6" w:rsidRDefault="008D22E2" w:rsidP="008D22E2">
      <w:pPr>
        <w:spacing w:after="0" w:line="360" w:lineRule="auto"/>
        <w:jc w:val="both"/>
        <w:rPr>
          <w:rFonts w:cs="Arial"/>
          <w:szCs w:val="24"/>
        </w:rPr>
      </w:pPr>
    </w:p>
    <w:p w14:paraId="41314F9C" w14:textId="77777777" w:rsidR="00503FDD" w:rsidRPr="00083BC6" w:rsidRDefault="00503FDD" w:rsidP="008D22E2">
      <w:pPr>
        <w:spacing w:after="0" w:line="360" w:lineRule="auto"/>
        <w:jc w:val="both"/>
        <w:rPr>
          <w:rFonts w:cs="Arial"/>
          <w:szCs w:val="24"/>
        </w:rPr>
      </w:pPr>
    </w:p>
    <w:p w14:paraId="121B9BA2" w14:textId="77777777" w:rsidR="008D22E2" w:rsidRPr="00083BC6" w:rsidRDefault="008D22E2" w:rsidP="008D22E2">
      <w:pPr>
        <w:spacing w:after="0" w:line="360" w:lineRule="auto"/>
        <w:jc w:val="both"/>
        <w:rPr>
          <w:rFonts w:cs="Arial"/>
          <w:b/>
          <w:sz w:val="32"/>
          <w:szCs w:val="32"/>
        </w:rPr>
      </w:pPr>
      <w:r w:rsidRPr="00083BC6">
        <w:rPr>
          <w:rFonts w:cs="Arial"/>
          <w:b/>
          <w:sz w:val="32"/>
          <w:szCs w:val="32"/>
        </w:rPr>
        <w:t>Course:</w:t>
      </w:r>
      <w:r w:rsidRPr="00083BC6">
        <w:rPr>
          <w:rFonts w:cs="Arial"/>
          <w:b/>
          <w:sz w:val="32"/>
          <w:szCs w:val="32"/>
        </w:rPr>
        <w:tab/>
      </w:r>
      <w:r w:rsidRPr="00083BC6">
        <w:rPr>
          <w:rFonts w:cs="Arial"/>
          <w:b/>
          <w:sz w:val="32"/>
          <w:szCs w:val="32"/>
        </w:rPr>
        <w:tab/>
      </w:r>
      <w:r w:rsidRPr="00083BC6">
        <w:rPr>
          <w:rFonts w:cs="Arial"/>
          <w:b/>
          <w:sz w:val="32"/>
          <w:szCs w:val="32"/>
        </w:rPr>
        <w:tab/>
      </w:r>
      <w:r w:rsidRPr="00083BC6">
        <w:rPr>
          <w:rFonts w:cs="Arial"/>
          <w:b/>
          <w:sz w:val="32"/>
          <w:szCs w:val="32"/>
        </w:rPr>
        <w:tab/>
      </w:r>
      <w:r w:rsidRPr="00083BC6">
        <w:rPr>
          <w:rFonts w:cs="Arial"/>
          <w:b/>
          <w:sz w:val="32"/>
          <w:szCs w:val="32"/>
        </w:rPr>
        <w:tab/>
        <w:t>DAT7006 – Data Science</w:t>
      </w:r>
    </w:p>
    <w:p w14:paraId="482E5A09" w14:textId="77777777" w:rsidR="008D22E2" w:rsidRPr="00083BC6" w:rsidRDefault="008D22E2" w:rsidP="008D22E2">
      <w:pPr>
        <w:spacing w:after="0" w:line="360" w:lineRule="auto"/>
        <w:jc w:val="both"/>
        <w:rPr>
          <w:rFonts w:cs="Arial"/>
          <w:b/>
          <w:sz w:val="32"/>
          <w:szCs w:val="32"/>
        </w:rPr>
      </w:pPr>
      <w:r w:rsidRPr="00083BC6">
        <w:rPr>
          <w:rFonts w:cs="Arial"/>
          <w:b/>
          <w:sz w:val="32"/>
          <w:szCs w:val="32"/>
        </w:rPr>
        <w:t>Student ID:</w:t>
      </w:r>
      <w:r w:rsidRPr="00083BC6">
        <w:rPr>
          <w:rFonts w:cs="Arial"/>
          <w:b/>
          <w:sz w:val="32"/>
          <w:szCs w:val="32"/>
        </w:rPr>
        <w:tab/>
      </w:r>
      <w:r w:rsidRPr="00083BC6">
        <w:rPr>
          <w:rFonts w:cs="Arial"/>
          <w:b/>
          <w:sz w:val="32"/>
          <w:szCs w:val="32"/>
        </w:rPr>
        <w:tab/>
      </w:r>
      <w:r w:rsidRPr="00083BC6">
        <w:rPr>
          <w:rFonts w:cs="Arial"/>
          <w:b/>
          <w:sz w:val="32"/>
          <w:szCs w:val="32"/>
        </w:rPr>
        <w:tab/>
      </w:r>
      <w:r w:rsidRPr="00083BC6">
        <w:rPr>
          <w:rFonts w:cs="Arial"/>
          <w:b/>
          <w:sz w:val="32"/>
          <w:szCs w:val="32"/>
        </w:rPr>
        <w:tab/>
        <w:t>2315053</w:t>
      </w:r>
    </w:p>
    <w:p w14:paraId="3540F059" w14:textId="77777777" w:rsidR="008D22E2" w:rsidRPr="00083BC6" w:rsidRDefault="008D22E2" w:rsidP="008D22E2">
      <w:pPr>
        <w:spacing w:after="0" w:line="360" w:lineRule="auto"/>
        <w:jc w:val="both"/>
        <w:rPr>
          <w:rFonts w:cs="Arial"/>
          <w:b/>
          <w:sz w:val="32"/>
          <w:szCs w:val="32"/>
        </w:rPr>
      </w:pPr>
      <w:r w:rsidRPr="00083BC6">
        <w:rPr>
          <w:rFonts w:cs="Arial"/>
          <w:b/>
          <w:sz w:val="32"/>
          <w:szCs w:val="32"/>
        </w:rPr>
        <w:t>Lecturer-in-Charge:</w:t>
      </w:r>
      <w:r w:rsidRPr="00083BC6">
        <w:rPr>
          <w:rFonts w:cs="Arial"/>
          <w:b/>
          <w:sz w:val="32"/>
          <w:szCs w:val="32"/>
        </w:rPr>
        <w:tab/>
      </w:r>
      <w:r w:rsidRPr="00083BC6">
        <w:rPr>
          <w:rFonts w:cs="Arial"/>
          <w:b/>
          <w:sz w:val="32"/>
          <w:szCs w:val="32"/>
        </w:rPr>
        <w:tab/>
      </w:r>
      <w:proofErr w:type="spellStart"/>
      <w:r w:rsidRPr="00083BC6">
        <w:rPr>
          <w:rFonts w:cs="Arial"/>
          <w:b/>
          <w:sz w:val="32"/>
          <w:szCs w:val="32"/>
        </w:rPr>
        <w:t>Dr.</w:t>
      </w:r>
      <w:proofErr w:type="spellEnd"/>
      <w:r w:rsidRPr="00083BC6">
        <w:rPr>
          <w:rFonts w:cs="Arial"/>
          <w:b/>
          <w:sz w:val="32"/>
          <w:szCs w:val="32"/>
        </w:rPr>
        <w:t xml:space="preserve"> Anchal Garg</w:t>
      </w:r>
    </w:p>
    <w:p w14:paraId="45785AF7" w14:textId="5DD739ED" w:rsidR="00CE130A" w:rsidRPr="00083BC6" w:rsidRDefault="00CE130A" w:rsidP="008D22E2">
      <w:pPr>
        <w:spacing w:after="0" w:line="360" w:lineRule="auto"/>
        <w:jc w:val="both"/>
        <w:rPr>
          <w:rFonts w:cs="Arial"/>
          <w:b/>
          <w:sz w:val="32"/>
          <w:szCs w:val="32"/>
        </w:rPr>
      </w:pPr>
      <w:r w:rsidRPr="00083BC6">
        <w:rPr>
          <w:rFonts w:cs="Arial"/>
          <w:b/>
          <w:sz w:val="32"/>
          <w:szCs w:val="32"/>
        </w:rPr>
        <w:t>Submission Date:</w:t>
      </w:r>
      <w:r w:rsidRPr="00083BC6">
        <w:rPr>
          <w:rFonts w:cs="Arial"/>
          <w:b/>
          <w:sz w:val="32"/>
          <w:szCs w:val="32"/>
        </w:rPr>
        <w:tab/>
      </w:r>
      <w:r w:rsidRPr="00083BC6">
        <w:rPr>
          <w:rFonts w:cs="Arial"/>
          <w:b/>
          <w:sz w:val="32"/>
          <w:szCs w:val="32"/>
        </w:rPr>
        <w:tab/>
      </w:r>
      <w:r w:rsidRPr="00083BC6">
        <w:rPr>
          <w:rFonts w:cs="Arial"/>
          <w:b/>
          <w:sz w:val="32"/>
          <w:szCs w:val="32"/>
        </w:rPr>
        <w:tab/>
      </w:r>
      <w:r w:rsidR="004308F1" w:rsidRPr="00083BC6">
        <w:rPr>
          <w:rFonts w:cs="Arial"/>
          <w:b/>
          <w:sz w:val="32"/>
          <w:szCs w:val="32"/>
        </w:rPr>
        <w:t>15 May</w:t>
      </w:r>
      <w:r w:rsidRPr="00083BC6">
        <w:rPr>
          <w:rFonts w:cs="Arial"/>
          <w:b/>
          <w:sz w:val="32"/>
          <w:szCs w:val="32"/>
        </w:rPr>
        <w:t xml:space="preserve"> 2024 </w:t>
      </w:r>
      <w:r w:rsidR="004308F1" w:rsidRPr="00083BC6">
        <w:rPr>
          <w:rFonts w:cs="Arial"/>
          <w:b/>
          <w:sz w:val="32"/>
          <w:szCs w:val="32"/>
        </w:rPr>
        <w:t xml:space="preserve">- </w:t>
      </w:r>
      <w:r w:rsidRPr="00083BC6">
        <w:rPr>
          <w:rFonts w:cs="Arial"/>
          <w:b/>
          <w:sz w:val="32"/>
          <w:szCs w:val="32"/>
        </w:rPr>
        <w:t>11:59 PM</w:t>
      </w:r>
    </w:p>
    <w:p w14:paraId="6047270D" w14:textId="77777777" w:rsidR="004308F1" w:rsidRPr="00083BC6" w:rsidRDefault="004308F1" w:rsidP="004308F1">
      <w:pPr>
        <w:spacing w:after="0" w:line="360" w:lineRule="auto"/>
        <w:jc w:val="both"/>
        <w:rPr>
          <w:rFonts w:cs="Arial"/>
          <w:b/>
          <w:sz w:val="32"/>
          <w:szCs w:val="32"/>
        </w:rPr>
      </w:pPr>
      <w:r w:rsidRPr="65E7F5D1">
        <w:rPr>
          <w:rFonts w:cs="Arial"/>
          <w:b/>
          <w:bCs/>
          <w:sz w:val="32"/>
          <w:szCs w:val="32"/>
        </w:rPr>
        <w:t>Workshop Session:</w:t>
      </w:r>
      <w:r>
        <w:tab/>
      </w:r>
      <w:r>
        <w:tab/>
      </w:r>
      <w:r w:rsidRPr="65E7F5D1">
        <w:rPr>
          <w:rFonts w:cs="Arial"/>
          <w:b/>
          <w:bCs/>
          <w:sz w:val="32"/>
          <w:szCs w:val="32"/>
        </w:rPr>
        <w:t xml:space="preserve">Monday, 10:00 </w:t>
      </w:r>
      <w:proofErr w:type="spellStart"/>
      <w:r w:rsidRPr="65E7F5D1">
        <w:rPr>
          <w:rFonts w:cs="Arial"/>
          <w:b/>
          <w:bCs/>
          <w:sz w:val="32"/>
          <w:szCs w:val="32"/>
        </w:rPr>
        <w:t>a.m</w:t>
      </w:r>
      <w:proofErr w:type="spellEnd"/>
    </w:p>
    <w:sdt>
      <w:sdtPr>
        <w:rPr>
          <w:rFonts w:ascii="Arial" w:eastAsiaTheme="minorEastAsia" w:hAnsi="Arial" w:cs="Arial"/>
          <w:color w:val="auto"/>
          <w:kern w:val="2"/>
          <w:sz w:val="22"/>
          <w:szCs w:val="22"/>
          <w:lang w:val="en-GB"/>
          <w14:ligatures w14:val="standardContextual"/>
        </w:rPr>
        <w:id w:val="1889370469"/>
        <w:docPartObj>
          <w:docPartGallery w:val="Table of Contents"/>
          <w:docPartUnique/>
        </w:docPartObj>
      </w:sdtPr>
      <w:sdtEndPr>
        <w:rPr>
          <w:b/>
          <w:bCs/>
          <w:sz w:val="24"/>
          <w:szCs w:val="24"/>
        </w:rPr>
      </w:sdtEndPr>
      <w:sdtContent>
        <w:p w14:paraId="1C0443FF" w14:textId="77777777" w:rsidR="004B0C50" w:rsidRDefault="00471A4B" w:rsidP="006A15BF">
          <w:pPr>
            <w:pStyle w:val="TOCHeading"/>
            <w:spacing w:line="360" w:lineRule="auto"/>
            <w:jc w:val="both"/>
            <w:rPr>
              <w:noProof/>
            </w:rPr>
          </w:pPr>
          <w:r w:rsidRPr="00083BC6">
            <w:rPr>
              <w:rFonts w:ascii="Arial" w:hAnsi="Arial" w:cs="Arial"/>
              <w:b/>
              <w:bCs/>
              <w:sz w:val="30"/>
              <w:szCs w:val="30"/>
              <w:lang w:val="en-GB"/>
            </w:rPr>
            <w:t>TABLE OF CONTENTS</w:t>
          </w:r>
          <w:r w:rsidR="008D22E2" w:rsidRPr="00083BC6">
            <w:rPr>
              <w:rFonts w:ascii="Arial" w:hAnsi="Arial" w:cs="Arial"/>
              <w:lang w:val="en-GB"/>
            </w:rPr>
            <w:fldChar w:fldCharType="begin"/>
          </w:r>
          <w:r w:rsidR="008D22E2" w:rsidRPr="00083BC6">
            <w:rPr>
              <w:rFonts w:ascii="Arial" w:hAnsi="Arial" w:cs="Arial"/>
              <w:lang w:val="en-GB"/>
            </w:rPr>
            <w:instrText xml:space="preserve"> TOC \o "1-3" \h \z \u </w:instrText>
          </w:r>
          <w:r w:rsidR="008D22E2" w:rsidRPr="00083BC6">
            <w:rPr>
              <w:rFonts w:ascii="Arial" w:hAnsi="Arial" w:cs="Arial"/>
              <w:lang w:val="en-GB"/>
            </w:rPr>
            <w:fldChar w:fldCharType="separate"/>
          </w:r>
        </w:p>
        <w:p w14:paraId="3137D7E0" w14:textId="041CD6D2" w:rsidR="004B0C50" w:rsidRDefault="00000000">
          <w:pPr>
            <w:pStyle w:val="TOC1"/>
            <w:tabs>
              <w:tab w:val="right" w:leader="dot" w:pos="9736"/>
            </w:tabs>
            <w:rPr>
              <w:rFonts w:asciiTheme="minorHAnsi" w:eastAsiaTheme="minorEastAsia" w:hAnsiTheme="minorHAnsi"/>
              <w:noProof/>
              <w:szCs w:val="24"/>
              <w:lang w:eastAsia="en-GB"/>
            </w:rPr>
          </w:pPr>
          <w:hyperlink w:anchor="_Toc168323943" w:history="1">
            <w:r w:rsidR="004B0C50" w:rsidRPr="008B0EB5">
              <w:rPr>
                <w:rStyle w:val="Hyperlink"/>
                <w:rFonts w:cs="Arial"/>
                <w:b/>
                <w:bCs/>
                <w:noProof/>
              </w:rPr>
              <w:t>ABSTRACT</w:t>
            </w:r>
            <w:r w:rsidR="004B0C50">
              <w:rPr>
                <w:noProof/>
                <w:webHidden/>
              </w:rPr>
              <w:tab/>
            </w:r>
            <w:r w:rsidR="004B0C50">
              <w:rPr>
                <w:noProof/>
                <w:webHidden/>
              </w:rPr>
              <w:fldChar w:fldCharType="begin"/>
            </w:r>
            <w:r w:rsidR="004B0C50">
              <w:rPr>
                <w:noProof/>
                <w:webHidden/>
              </w:rPr>
              <w:instrText xml:space="preserve"> PAGEREF _Toc168323943 \h </w:instrText>
            </w:r>
            <w:r w:rsidR="004B0C50">
              <w:rPr>
                <w:noProof/>
                <w:webHidden/>
              </w:rPr>
            </w:r>
            <w:r w:rsidR="004B0C50">
              <w:rPr>
                <w:noProof/>
                <w:webHidden/>
              </w:rPr>
              <w:fldChar w:fldCharType="separate"/>
            </w:r>
            <w:r w:rsidR="004B0C50">
              <w:rPr>
                <w:noProof/>
                <w:webHidden/>
              </w:rPr>
              <w:t>6</w:t>
            </w:r>
            <w:r w:rsidR="004B0C50">
              <w:rPr>
                <w:noProof/>
                <w:webHidden/>
              </w:rPr>
              <w:fldChar w:fldCharType="end"/>
            </w:r>
          </w:hyperlink>
        </w:p>
        <w:p w14:paraId="466179A0" w14:textId="50C09AEB" w:rsidR="004B0C50" w:rsidRDefault="00000000">
          <w:pPr>
            <w:pStyle w:val="TOC1"/>
            <w:tabs>
              <w:tab w:val="right" w:leader="dot" w:pos="9736"/>
            </w:tabs>
            <w:rPr>
              <w:rFonts w:asciiTheme="minorHAnsi" w:eastAsiaTheme="minorEastAsia" w:hAnsiTheme="minorHAnsi"/>
              <w:noProof/>
              <w:szCs w:val="24"/>
              <w:lang w:eastAsia="en-GB"/>
            </w:rPr>
          </w:pPr>
          <w:hyperlink w:anchor="_Toc168323944" w:history="1">
            <w:r w:rsidR="004B0C50" w:rsidRPr="008B0EB5">
              <w:rPr>
                <w:rStyle w:val="Hyperlink"/>
                <w:rFonts w:cs="Arial"/>
                <w:b/>
                <w:bCs/>
                <w:noProof/>
              </w:rPr>
              <w:t>1.0. INTRODUCTION</w:t>
            </w:r>
            <w:r w:rsidR="004B0C50">
              <w:rPr>
                <w:noProof/>
                <w:webHidden/>
              </w:rPr>
              <w:tab/>
            </w:r>
            <w:r w:rsidR="004B0C50">
              <w:rPr>
                <w:noProof/>
                <w:webHidden/>
              </w:rPr>
              <w:fldChar w:fldCharType="begin"/>
            </w:r>
            <w:r w:rsidR="004B0C50">
              <w:rPr>
                <w:noProof/>
                <w:webHidden/>
              </w:rPr>
              <w:instrText xml:space="preserve"> PAGEREF _Toc168323944 \h </w:instrText>
            </w:r>
            <w:r w:rsidR="004B0C50">
              <w:rPr>
                <w:noProof/>
                <w:webHidden/>
              </w:rPr>
            </w:r>
            <w:r w:rsidR="004B0C50">
              <w:rPr>
                <w:noProof/>
                <w:webHidden/>
              </w:rPr>
              <w:fldChar w:fldCharType="separate"/>
            </w:r>
            <w:r w:rsidR="004B0C50">
              <w:rPr>
                <w:noProof/>
                <w:webHidden/>
              </w:rPr>
              <w:t>7</w:t>
            </w:r>
            <w:r w:rsidR="004B0C50">
              <w:rPr>
                <w:noProof/>
                <w:webHidden/>
              </w:rPr>
              <w:fldChar w:fldCharType="end"/>
            </w:r>
          </w:hyperlink>
        </w:p>
        <w:p w14:paraId="2483D362" w14:textId="228EA701" w:rsidR="004B0C50" w:rsidRDefault="00000000">
          <w:pPr>
            <w:pStyle w:val="TOC2"/>
            <w:tabs>
              <w:tab w:val="left" w:pos="960"/>
              <w:tab w:val="right" w:leader="dot" w:pos="9736"/>
            </w:tabs>
            <w:rPr>
              <w:rFonts w:asciiTheme="minorHAnsi" w:eastAsiaTheme="minorEastAsia" w:hAnsiTheme="minorHAnsi"/>
              <w:noProof/>
              <w:szCs w:val="24"/>
              <w:lang w:eastAsia="en-GB"/>
            </w:rPr>
          </w:pPr>
          <w:hyperlink w:anchor="_Toc168323945" w:history="1">
            <w:r w:rsidR="004B0C50" w:rsidRPr="008B0EB5">
              <w:rPr>
                <w:rStyle w:val="Hyperlink"/>
                <w:rFonts w:cs="Arial"/>
                <w:b/>
                <w:bCs/>
                <w:noProof/>
              </w:rPr>
              <w:t>1.1.</w:t>
            </w:r>
            <w:r w:rsidR="004B0C50">
              <w:rPr>
                <w:rFonts w:asciiTheme="minorHAnsi" w:eastAsiaTheme="minorEastAsia" w:hAnsiTheme="minorHAnsi"/>
                <w:noProof/>
                <w:szCs w:val="24"/>
                <w:lang w:eastAsia="en-GB"/>
              </w:rPr>
              <w:tab/>
            </w:r>
            <w:r w:rsidR="004B0C50" w:rsidRPr="008B0EB5">
              <w:rPr>
                <w:rStyle w:val="Hyperlink"/>
                <w:rFonts w:cs="Arial"/>
                <w:b/>
                <w:bCs/>
                <w:noProof/>
              </w:rPr>
              <w:t>ABOUT THE LOCATION</w:t>
            </w:r>
            <w:r w:rsidR="004B0C50">
              <w:rPr>
                <w:noProof/>
                <w:webHidden/>
              </w:rPr>
              <w:tab/>
            </w:r>
            <w:r w:rsidR="004B0C50">
              <w:rPr>
                <w:noProof/>
                <w:webHidden/>
              </w:rPr>
              <w:fldChar w:fldCharType="begin"/>
            </w:r>
            <w:r w:rsidR="004B0C50">
              <w:rPr>
                <w:noProof/>
                <w:webHidden/>
              </w:rPr>
              <w:instrText xml:space="preserve"> PAGEREF _Toc168323945 \h </w:instrText>
            </w:r>
            <w:r w:rsidR="004B0C50">
              <w:rPr>
                <w:noProof/>
                <w:webHidden/>
              </w:rPr>
            </w:r>
            <w:r w:rsidR="004B0C50">
              <w:rPr>
                <w:noProof/>
                <w:webHidden/>
              </w:rPr>
              <w:fldChar w:fldCharType="separate"/>
            </w:r>
            <w:r w:rsidR="004B0C50">
              <w:rPr>
                <w:noProof/>
                <w:webHidden/>
              </w:rPr>
              <w:t>7</w:t>
            </w:r>
            <w:r w:rsidR="004B0C50">
              <w:rPr>
                <w:noProof/>
                <w:webHidden/>
              </w:rPr>
              <w:fldChar w:fldCharType="end"/>
            </w:r>
          </w:hyperlink>
        </w:p>
        <w:p w14:paraId="70510B6C" w14:textId="5B04994F" w:rsidR="004B0C50" w:rsidRDefault="00000000">
          <w:pPr>
            <w:pStyle w:val="TOC2"/>
            <w:tabs>
              <w:tab w:val="left" w:pos="960"/>
              <w:tab w:val="right" w:leader="dot" w:pos="9736"/>
            </w:tabs>
            <w:rPr>
              <w:rFonts w:asciiTheme="minorHAnsi" w:eastAsiaTheme="minorEastAsia" w:hAnsiTheme="minorHAnsi"/>
              <w:noProof/>
              <w:szCs w:val="24"/>
              <w:lang w:eastAsia="en-GB"/>
            </w:rPr>
          </w:pPr>
          <w:hyperlink w:anchor="_Toc168323946" w:history="1">
            <w:r w:rsidR="004B0C50" w:rsidRPr="008B0EB5">
              <w:rPr>
                <w:rStyle w:val="Hyperlink"/>
                <w:rFonts w:cs="Arial"/>
                <w:b/>
                <w:bCs/>
                <w:noProof/>
              </w:rPr>
              <w:t>1.2.</w:t>
            </w:r>
            <w:r w:rsidR="004B0C50">
              <w:rPr>
                <w:rFonts w:asciiTheme="minorHAnsi" w:eastAsiaTheme="minorEastAsia" w:hAnsiTheme="minorHAnsi"/>
                <w:noProof/>
                <w:szCs w:val="24"/>
                <w:lang w:eastAsia="en-GB"/>
              </w:rPr>
              <w:tab/>
            </w:r>
            <w:r w:rsidR="004B0C50" w:rsidRPr="008B0EB5">
              <w:rPr>
                <w:rStyle w:val="Hyperlink"/>
                <w:rFonts w:cs="Arial"/>
                <w:b/>
                <w:bCs/>
                <w:noProof/>
              </w:rPr>
              <w:t>SIGNIFICANCE OF SCARCLIFFE LOCATION</w:t>
            </w:r>
            <w:r w:rsidR="004B0C50">
              <w:rPr>
                <w:noProof/>
                <w:webHidden/>
              </w:rPr>
              <w:tab/>
            </w:r>
            <w:r w:rsidR="004B0C50">
              <w:rPr>
                <w:noProof/>
                <w:webHidden/>
              </w:rPr>
              <w:fldChar w:fldCharType="begin"/>
            </w:r>
            <w:r w:rsidR="004B0C50">
              <w:rPr>
                <w:noProof/>
                <w:webHidden/>
              </w:rPr>
              <w:instrText xml:space="preserve"> PAGEREF _Toc168323946 \h </w:instrText>
            </w:r>
            <w:r w:rsidR="004B0C50">
              <w:rPr>
                <w:noProof/>
                <w:webHidden/>
              </w:rPr>
            </w:r>
            <w:r w:rsidR="004B0C50">
              <w:rPr>
                <w:noProof/>
                <w:webHidden/>
              </w:rPr>
              <w:fldChar w:fldCharType="separate"/>
            </w:r>
            <w:r w:rsidR="004B0C50">
              <w:rPr>
                <w:noProof/>
                <w:webHidden/>
              </w:rPr>
              <w:t>8</w:t>
            </w:r>
            <w:r w:rsidR="004B0C50">
              <w:rPr>
                <w:noProof/>
                <w:webHidden/>
              </w:rPr>
              <w:fldChar w:fldCharType="end"/>
            </w:r>
          </w:hyperlink>
        </w:p>
        <w:p w14:paraId="7030309B" w14:textId="73870251" w:rsidR="004B0C50" w:rsidRDefault="00000000">
          <w:pPr>
            <w:pStyle w:val="TOC2"/>
            <w:tabs>
              <w:tab w:val="left" w:pos="960"/>
              <w:tab w:val="right" w:leader="dot" w:pos="9736"/>
            </w:tabs>
            <w:rPr>
              <w:rFonts w:asciiTheme="minorHAnsi" w:eastAsiaTheme="minorEastAsia" w:hAnsiTheme="minorHAnsi"/>
              <w:noProof/>
              <w:szCs w:val="24"/>
              <w:lang w:eastAsia="en-GB"/>
            </w:rPr>
          </w:pPr>
          <w:hyperlink w:anchor="_Toc168323947" w:history="1">
            <w:r w:rsidR="004B0C50" w:rsidRPr="008B0EB5">
              <w:rPr>
                <w:rStyle w:val="Hyperlink"/>
                <w:rFonts w:cs="Arial"/>
                <w:b/>
                <w:bCs/>
                <w:noProof/>
              </w:rPr>
              <w:t>1.3.</w:t>
            </w:r>
            <w:r w:rsidR="004B0C50">
              <w:rPr>
                <w:rFonts w:asciiTheme="minorHAnsi" w:eastAsiaTheme="minorEastAsia" w:hAnsiTheme="minorHAnsi"/>
                <w:noProof/>
                <w:szCs w:val="24"/>
                <w:lang w:eastAsia="en-GB"/>
              </w:rPr>
              <w:tab/>
            </w:r>
            <w:r w:rsidR="004B0C50" w:rsidRPr="008B0EB5">
              <w:rPr>
                <w:rStyle w:val="Hyperlink"/>
                <w:rFonts w:cs="Arial"/>
                <w:b/>
                <w:bCs/>
                <w:noProof/>
              </w:rPr>
              <w:t>PROBLEM STATEMENT</w:t>
            </w:r>
            <w:r w:rsidR="004B0C50">
              <w:rPr>
                <w:noProof/>
                <w:webHidden/>
              </w:rPr>
              <w:tab/>
            </w:r>
            <w:r w:rsidR="004B0C50">
              <w:rPr>
                <w:noProof/>
                <w:webHidden/>
              </w:rPr>
              <w:fldChar w:fldCharType="begin"/>
            </w:r>
            <w:r w:rsidR="004B0C50">
              <w:rPr>
                <w:noProof/>
                <w:webHidden/>
              </w:rPr>
              <w:instrText xml:space="preserve"> PAGEREF _Toc168323947 \h </w:instrText>
            </w:r>
            <w:r w:rsidR="004B0C50">
              <w:rPr>
                <w:noProof/>
                <w:webHidden/>
              </w:rPr>
            </w:r>
            <w:r w:rsidR="004B0C50">
              <w:rPr>
                <w:noProof/>
                <w:webHidden/>
              </w:rPr>
              <w:fldChar w:fldCharType="separate"/>
            </w:r>
            <w:r w:rsidR="004B0C50">
              <w:rPr>
                <w:noProof/>
                <w:webHidden/>
              </w:rPr>
              <w:t>8</w:t>
            </w:r>
            <w:r w:rsidR="004B0C50">
              <w:rPr>
                <w:noProof/>
                <w:webHidden/>
              </w:rPr>
              <w:fldChar w:fldCharType="end"/>
            </w:r>
          </w:hyperlink>
        </w:p>
        <w:p w14:paraId="03C5AC9D" w14:textId="733BF27B" w:rsidR="004B0C50" w:rsidRDefault="00000000">
          <w:pPr>
            <w:pStyle w:val="TOC2"/>
            <w:tabs>
              <w:tab w:val="left" w:pos="960"/>
              <w:tab w:val="right" w:leader="dot" w:pos="9736"/>
            </w:tabs>
            <w:rPr>
              <w:rFonts w:asciiTheme="minorHAnsi" w:eastAsiaTheme="minorEastAsia" w:hAnsiTheme="minorHAnsi"/>
              <w:noProof/>
              <w:szCs w:val="24"/>
              <w:lang w:eastAsia="en-GB"/>
            </w:rPr>
          </w:pPr>
          <w:hyperlink w:anchor="_Toc168323948" w:history="1">
            <w:r w:rsidR="004B0C50" w:rsidRPr="008B0EB5">
              <w:rPr>
                <w:rStyle w:val="Hyperlink"/>
                <w:rFonts w:cs="Arial"/>
                <w:b/>
                <w:bCs/>
                <w:noProof/>
              </w:rPr>
              <w:t>1.4.</w:t>
            </w:r>
            <w:r w:rsidR="004B0C50">
              <w:rPr>
                <w:rFonts w:asciiTheme="minorHAnsi" w:eastAsiaTheme="minorEastAsia" w:hAnsiTheme="minorHAnsi"/>
                <w:noProof/>
                <w:szCs w:val="24"/>
                <w:lang w:eastAsia="en-GB"/>
              </w:rPr>
              <w:tab/>
            </w:r>
            <w:r w:rsidR="004B0C50" w:rsidRPr="008B0EB5">
              <w:rPr>
                <w:rStyle w:val="Hyperlink"/>
                <w:rFonts w:cs="Arial"/>
                <w:b/>
                <w:bCs/>
                <w:noProof/>
              </w:rPr>
              <w:t>SIGNIFICANCE OF DATA ANALYSIS</w:t>
            </w:r>
            <w:r w:rsidR="004B0C50">
              <w:rPr>
                <w:noProof/>
                <w:webHidden/>
              </w:rPr>
              <w:tab/>
            </w:r>
            <w:r w:rsidR="004B0C50">
              <w:rPr>
                <w:noProof/>
                <w:webHidden/>
              </w:rPr>
              <w:fldChar w:fldCharType="begin"/>
            </w:r>
            <w:r w:rsidR="004B0C50">
              <w:rPr>
                <w:noProof/>
                <w:webHidden/>
              </w:rPr>
              <w:instrText xml:space="preserve"> PAGEREF _Toc168323948 \h </w:instrText>
            </w:r>
            <w:r w:rsidR="004B0C50">
              <w:rPr>
                <w:noProof/>
                <w:webHidden/>
              </w:rPr>
            </w:r>
            <w:r w:rsidR="004B0C50">
              <w:rPr>
                <w:noProof/>
                <w:webHidden/>
              </w:rPr>
              <w:fldChar w:fldCharType="separate"/>
            </w:r>
            <w:r w:rsidR="004B0C50">
              <w:rPr>
                <w:noProof/>
                <w:webHidden/>
              </w:rPr>
              <w:t>9</w:t>
            </w:r>
            <w:r w:rsidR="004B0C50">
              <w:rPr>
                <w:noProof/>
                <w:webHidden/>
              </w:rPr>
              <w:fldChar w:fldCharType="end"/>
            </w:r>
          </w:hyperlink>
        </w:p>
        <w:p w14:paraId="517BB1B7" w14:textId="25AE4BAA" w:rsidR="004B0C50" w:rsidRDefault="00000000">
          <w:pPr>
            <w:pStyle w:val="TOC3"/>
            <w:tabs>
              <w:tab w:val="left" w:pos="1440"/>
              <w:tab w:val="right" w:leader="dot" w:pos="9736"/>
            </w:tabs>
            <w:rPr>
              <w:rFonts w:asciiTheme="minorHAnsi" w:eastAsiaTheme="minorEastAsia" w:hAnsiTheme="minorHAnsi"/>
              <w:noProof/>
              <w:szCs w:val="24"/>
              <w:lang w:eastAsia="en-GB"/>
            </w:rPr>
          </w:pPr>
          <w:hyperlink w:anchor="_Toc168323949" w:history="1">
            <w:r w:rsidR="004B0C50" w:rsidRPr="008B0EB5">
              <w:rPr>
                <w:rStyle w:val="Hyperlink"/>
                <w:rFonts w:cs="Arial"/>
                <w:b/>
                <w:bCs/>
                <w:noProof/>
              </w:rPr>
              <w:t>1.4.1.</w:t>
            </w:r>
            <w:r w:rsidR="004B0C50">
              <w:rPr>
                <w:rFonts w:asciiTheme="minorHAnsi" w:eastAsiaTheme="minorEastAsia" w:hAnsiTheme="minorHAnsi"/>
                <w:noProof/>
                <w:szCs w:val="24"/>
                <w:lang w:eastAsia="en-GB"/>
              </w:rPr>
              <w:tab/>
            </w:r>
            <w:r w:rsidR="004B0C50" w:rsidRPr="008B0EB5">
              <w:rPr>
                <w:rStyle w:val="Hyperlink"/>
                <w:rFonts w:cs="Arial"/>
                <w:b/>
                <w:bCs/>
                <w:noProof/>
              </w:rPr>
              <w:t>Rationale for Data Analysis</w:t>
            </w:r>
            <w:r w:rsidR="004B0C50">
              <w:rPr>
                <w:noProof/>
                <w:webHidden/>
              </w:rPr>
              <w:tab/>
            </w:r>
            <w:r w:rsidR="004B0C50">
              <w:rPr>
                <w:noProof/>
                <w:webHidden/>
              </w:rPr>
              <w:fldChar w:fldCharType="begin"/>
            </w:r>
            <w:r w:rsidR="004B0C50">
              <w:rPr>
                <w:noProof/>
                <w:webHidden/>
              </w:rPr>
              <w:instrText xml:space="preserve"> PAGEREF _Toc168323949 \h </w:instrText>
            </w:r>
            <w:r w:rsidR="004B0C50">
              <w:rPr>
                <w:noProof/>
                <w:webHidden/>
              </w:rPr>
            </w:r>
            <w:r w:rsidR="004B0C50">
              <w:rPr>
                <w:noProof/>
                <w:webHidden/>
              </w:rPr>
              <w:fldChar w:fldCharType="separate"/>
            </w:r>
            <w:r w:rsidR="004B0C50">
              <w:rPr>
                <w:noProof/>
                <w:webHidden/>
              </w:rPr>
              <w:t>9</w:t>
            </w:r>
            <w:r w:rsidR="004B0C50">
              <w:rPr>
                <w:noProof/>
                <w:webHidden/>
              </w:rPr>
              <w:fldChar w:fldCharType="end"/>
            </w:r>
          </w:hyperlink>
        </w:p>
        <w:p w14:paraId="115D998B" w14:textId="11843365" w:rsidR="004B0C50" w:rsidRDefault="00000000">
          <w:pPr>
            <w:pStyle w:val="TOC3"/>
            <w:tabs>
              <w:tab w:val="left" w:pos="1440"/>
              <w:tab w:val="right" w:leader="dot" w:pos="9736"/>
            </w:tabs>
            <w:rPr>
              <w:rFonts w:asciiTheme="minorHAnsi" w:eastAsiaTheme="minorEastAsia" w:hAnsiTheme="minorHAnsi"/>
              <w:noProof/>
              <w:szCs w:val="24"/>
              <w:lang w:eastAsia="en-GB"/>
            </w:rPr>
          </w:pPr>
          <w:hyperlink w:anchor="_Toc168323950" w:history="1">
            <w:r w:rsidR="004B0C50" w:rsidRPr="008B0EB5">
              <w:rPr>
                <w:rStyle w:val="Hyperlink"/>
                <w:rFonts w:cs="Arial"/>
                <w:b/>
                <w:bCs/>
                <w:noProof/>
              </w:rPr>
              <w:t>1.4.2.</w:t>
            </w:r>
            <w:r w:rsidR="004B0C50">
              <w:rPr>
                <w:rFonts w:asciiTheme="minorHAnsi" w:eastAsiaTheme="minorEastAsia" w:hAnsiTheme="minorHAnsi"/>
                <w:noProof/>
                <w:szCs w:val="24"/>
                <w:lang w:eastAsia="en-GB"/>
              </w:rPr>
              <w:tab/>
            </w:r>
            <w:r w:rsidR="004B0C50" w:rsidRPr="008B0EB5">
              <w:rPr>
                <w:rStyle w:val="Hyperlink"/>
                <w:rFonts w:cs="Arial"/>
                <w:b/>
                <w:bCs/>
                <w:noProof/>
              </w:rPr>
              <w:t>Who are the Stakeholder?</w:t>
            </w:r>
            <w:r w:rsidR="004B0C50">
              <w:rPr>
                <w:noProof/>
                <w:webHidden/>
              </w:rPr>
              <w:tab/>
            </w:r>
            <w:r w:rsidR="004B0C50">
              <w:rPr>
                <w:noProof/>
                <w:webHidden/>
              </w:rPr>
              <w:fldChar w:fldCharType="begin"/>
            </w:r>
            <w:r w:rsidR="004B0C50">
              <w:rPr>
                <w:noProof/>
                <w:webHidden/>
              </w:rPr>
              <w:instrText xml:space="preserve"> PAGEREF _Toc168323950 \h </w:instrText>
            </w:r>
            <w:r w:rsidR="004B0C50">
              <w:rPr>
                <w:noProof/>
                <w:webHidden/>
              </w:rPr>
            </w:r>
            <w:r w:rsidR="004B0C50">
              <w:rPr>
                <w:noProof/>
                <w:webHidden/>
              </w:rPr>
              <w:fldChar w:fldCharType="separate"/>
            </w:r>
            <w:r w:rsidR="004B0C50">
              <w:rPr>
                <w:noProof/>
                <w:webHidden/>
              </w:rPr>
              <w:t>10</w:t>
            </w:r>
            <w:r w:rsidR="004B0C50">
              <w:rPr>
                <w:noProof/>
                <w:webHidden/>
              </w:rPr>
              <w:fldChar w:fldCharType="end"/>
            </w:r>
          </w:hyperlink>
        </w:p>
        <w:p w14:paraId="4ED817BA" w14:textId="267032A0" w:rsidR="004B0C50" w:rsidRDefault="00000000">
          <w:pPr>
            <w:pStyle w:val="TOC3"/>
            <w:tabs>
              <w:tab w:val="left" w:pos="1440"/>
              <w:tab w:val="right" w:leader="dot" w:pos="9736"/>
            </w:tabs>
            <w:rPr>
              <w:rFonts w:asciiTheme="minorHAnsi" w:eastAsiaTheme="minorEastAsia" w:hAnsiTheme="minorHAnsi"/>
              <w:noProof/>
              <w:szCs w:val="24"/>
              <w:lang w:eastAsia="en-GB"/>
            </w:rPr>
          </w:pPr>
          <w:hyperlink w:anchor="_Toc168323951" w:history="1">
            <w:r w:rsidR="004B0C50" w:rsidRPr="008B0EB5">
              <w:rPr>
                <w:rStyle w:val="Hyperlink"/>
                <w:rFonts w:cs="Arial"/>
                <w:b/>
                <w:bCs/>
                <w:noProof/>
              </w:rPr>
              <w:t>1.4.3.</w:t>
            </w:r>
            <w:r w:rsidR="004B0C50">
              <w:rPr>
                <w:rFonts w:asciiTheme="minorHAnsi" w:eastAsiaTheme="minorEastAsia" w:hAnsiTheme="minorHAnsi"/>
                <w:noProof/>
                <w:szCs w:val="24"/>
                <w:lang w:eastAsia="en-GB"/>
              </w:rPr>
              <w:tab/>
            </w:r>
            <w:r w:rsidR="004B0C50" w:rsidRPr="008B0EB5">
              <w:rPr>
                <w:rStyle w:val="Hyperlink"/>
                <w:rFonts w:cs="Arial"/>
                <w:b/>
                <w:bCs/>
                <w:noProof/>
              </w:rPr>
              <w:t>Impact on Specific Organisation Decision Making</w:t>
            </w:r>
            <w:r w:rsidR="004B0C50">
              <w:rPr>
                <w:noProof/>
                <w:webHidden/>
              </w:rPr>
              <w:tab/>
            </w:r>
            <w:r w:rsidR="004B0C50">
              <w:rPr>
                <w:noProof/>
                <w:webHidden/>
              </w:rPr>
              <w:fldChar w:fldCharType="begin"/>
            </w:r>
            <w:r w:rsidR="004B0C50">
              <w:rPr>
                <w:noProof/>
                <w:webHidden/>
              </w:rPr>
              <w:instrText xml:space="preserve"> PAGEREF _Toc168323951 \h </w:instrText>
            </w:r>
            <w:r w:rsidR="004B0C50">
              <w:rPr>
                <w:noProof/>
                <w:webHidden/>
              </w:rPr>
            </w:r>
            <w:r w:rsidR="004B0C50">
              <w:rPr>
                <w:noProof/>
                <w:webHidden/>
              </w:rPr>
              <w:fldChar w:fldCharType="separate"/>
            </w:r>
            <w:r w:rsidR="004B0C50">
              <w:rPr>
                <w:noProof/>
                <w:webHidden/>
              </w:rPr>
              <w:t>10</w:t>
            </w:r>
            <w:r w:rsidR="004B0C50">
              <w:rPr>
                <w:noProof/>
                <w:webHidden/>
              </w:rPr>
              <w:fldChar w:fldCharType="end"/>
            </w:r>
          </w:hyperlink>
        </w:p>
        <w:p w14:paraId="5313172E" w14:textId="0FF429AC" w:rsidR="004B0C50" w:rsidRDefault="00000000">
          <w:pPr>
            <w:pStyle w:val="TOC1"/>
            <w:tabs>
              <w:tab w:val="right" w:leader="dot" w:pos="9736"/>
            </w:tabs>
            <w:rPr>
              <w:rFonts w:asciiTheme="minorHAnsi" w:eastAsiaTheme="minorEastAsia" w:hAnsiTheme="minorHAnsi"/>
              <w:noProof/>
              <w:szCs w:val="24"/>
              <w:lang w:eastAsia="en-GB"/>
            </w:rPr>
          </w:pPr>
          <w:hyperlink w:anchor="_Toc168323952" w:history="1">
            <w:r w:rsidR="004B0C50" w:rsidRPr="008B0EB5">
              <w:rPr>
                <w:rStyle w:val="Hyperlink"/>
                <w:rFonts w:cs="Arial"/>
                <w:b/>
                <w:bCs/>
                <w:noProof/>
              </w:rPr>
              <w:t>2.0. LITERATURE REVIEW</w:t>
            </w:r>
            <w:r w:rsidR="004B0C50">
              <w:rPr>
                <w:noProof/>
                <w:webHidden/>
              </w:rPr>
              <w:tab/>
            </w:r>
            <w:r w:rsidR="004B0C50">
              <w:rPr>
                <w:noProof/>
                <w:webHidden/>
              </w:rPr>
              <w:fldChar w:fldCharType="begin"/>
            </w:r>
            <w:r w:rsidR="004B0C50">
              <w:rPr>
                <w:noProof/>
                <w:webHidden/>
              </w:rPr>
              <w:instrText xml:space="preserve"> PAGEREF _Toc168323952 \h </w:instrText>
            </w:r>
            <w:r w:rsidR="004B0C50">
              <w:rPr>
                <w:noProof/>
                <w:webHidden/>
              </w:rPr>
            </w:r>
            <w:r w:rsidR="004B0C50">
              <w:rPr>
                <w:noProof/>
                <w:webHidden/>
              </w:rPr>
              <w:fldChar w:fldCharType="separate"/>
            </w:r>
            <w:r w:rsidR="004B0C50">
              <w:rPr>
                <w:noProof/>
                <w:webHidden/>
              </w:rPr>
              <w:t>10</w:t>
            </w:r>
            <w:r w:rsidR="004B0C50">
              <w:rPr>
                <w:noProof/>
                <w:webHidden/>
              </w:rPr>
              <w:fldChar w:fldCharType="end"/>
            </w:r>
          </w:hyperlink>
        </w:p>
        <w:p w14:paraId="1E6D2D09" w14:textId="59FE0359" w:rsidR="004B0C50" w:rsidRDefault="00000000">
          <w:pPr>
            <w:pStyle w:val="TOC1"/>
            <w:tabs>
              <w:tab w:val="right" w:leader="dot" w:pos="9736"/>
            </w:tabs>
            <w:rPr>
              <w:rFonts w:asciiTheme="minorHAnsi" w:eastAsiaTheme="minorEastAsia" w:hAnsiTheme="minorHAnsi"/>
              <w:noProof/>
              <w:szCs w:val="24"/>
              <w:lang w:eastAsia="en-GB"/>
            </w:rPr>
          </w:pPr>
          <w:hyperlink w:anchor="_Toc168323953" w:history="1">
            <w:r w:rsidR="004B0C50" w:rsidRPr="008B0EB5">
              <w:rPr>
                <w:rStyle w:val="Hyperlink"/>
                <w:rFonts w:cs="Arial"/>
                <w:b/>
                <w:bCs/>
                <w:noProof/>
              </w:rPr>
              <w:t>3.0. METHODOLOGY</w:t>
            </w:r>
            <w:r w:rsidR="004B0C50">
              <w:rPr>
                <w:noProof/>
                <w:webHidden/>
              </w:rPr>
              <w:tab/>
            </w:r>
            <w:r w:rsidR="004B0C50">
              <w:rPr>
                <w:noProof/>
                <w:webHidden/>
              </w:rPr>
              <w:fldChar w:fldCharType="begin"/>
            </w:r>
            <w:r w:rsidR="004B0C50">
              <w:rPr>
                <w:noProof/>
                <w:webHidden/>
              </w:rPr>
              <w:instrText xml:space="preserve"> PAGEREF _Toc168323953 \h </w:instrText>
            </w:r>
            <w:r w:rsidR="004B0C50">
              <w:rPr>
                <w:noProof/>
                <w:webHidden/>
              </w:rPr>
            </w:r>
            <w:r w:rsidR="004B0C50">
              <w:rPr>
                <w:noProof/>
                <w:webHidden/>
              </w:rPr>
              <w:fldChar w:fldCharType="separate"/>
            </w:r>
            <w:r w:rsidR="004B0C50">
              <w:rPr>
                <w:noProof/>
                <w:webHidden/>
              </w:rPr>
              <w:t>11</w:t>
            </w:r>
            <w:r w:rsidR="004B0C50">
              <w:rPr>
                <w:noProof/>
                <w:webHidden/>
              </w:rPr>
              <w:fldChar w:fldCharType="end"/>
            </w:r>
          </w:hyperlink>
        </w:p>
        <w:p w14:paraId="5D656645" w14:textId="67240404" w:rsidR="004B0C50" w:rsidRDefault="00000000">
          <w:pPr>
            <w:pStyle w:val="TOC2"/>
            <w:tabs>
              <w:tab w:val="left" w:pos="960"/>
              <w:tab w:val="right" w:leader="dot" w:pos="9736"/>
            </w:tabs>
            <w:rPr>
              <w:rFonts w:asciiTheme="minorHAnsi" w:eastAsiaTheme="minorEastAsia" w:hAnsiTheme="minorHAnsi"/>
              <w:noProof/>
              <w:szCs w:val="24"/>
              <w:lang w:eastAsia="en-GB"/>
            </w:rPr>
          </w:pPr>
          <w:hyperlink w:anchor="_Toc168323954" w:history="1">
            <w:r w:rsidR="004B0C50" w:rsidRPr="008B0EB5">
              <w:rPr>
                <w:rStyle w:val="Hyperlink"/>
                <w:rFonts w:cs="Arial"/>
                <w:b/>
                <w:bCs/>
                <w:noProof/>
              </w:rPr>
              <w:t>3.1.</w:t>
            </w:r>
            <w:r w:rsidR="004B0C50">
              <w:rPr>
                <w:rFonts w:asciiTheme="minorHAnsi" w:eastAsiaTheme="minorEastAsia" w:hAnsiTheme="minorHAnsi"/>
                <w:noProof/>
                <w:szCs w:val="24"/>
                <w:lang w:eastAsia="en-GB"/>
              </w:rPr>
              <w:tab/>
            </w:r>
            <w:r w:rsidR="004B0C50" w:rsidRPr="008B0EB5">
              <w:rPr>
                <w:rStyle w:val="Hyperlink"/>
                <w:rFonts w:cs="Arial"/>
                <w:b/>
                <w:bCs/>
                <w:noProof/>
              </w:rPr>
              <w:t>BUSINESS UNDERSTANDING:</w:t>
            </w:r>
            <w:r w:rsidR="004B0C50">
              <w:rPr>
                <w:noProof/>
                <w:webHidden/>
              </w:rPr>
              <w:tab/>
            </w:r>
            <w:r w:rsidR="004B0C50">
              <w:rPr>
                <w:noProof/>
                <w:webHidden/>
              </w:rPr>
              <w:fldChar w:fldCharType="begin"/>
            </w:r>
            <w:r w:rsidR="004B0C50">
              <w:rPr>
                <w:noProof/>
                <w:webHidden/>
              </w:rPr>
              <w:instrText xml:space="preserve"> PAGEREF _Toc168323954 \h </w:instrText>
            </w:r>
            <w:r w:rsidR="004B0C50">
              <w:rPr>
                <w:noProof/>
                <w:webHidden/>
              </w:rPr>
            </w:r>
            <w:r w:rsidR="004B0C50">
              <w:rPr>
                <w:noProof/>
                <w:webHidden/>
              </w:rPr>
              <w:fldChar w:fldCharType="separate"/>
            </w:r>
            <w:r w:rsidR="004B0C50">
              <w:rPr>
                <w:noProof/>
                <w:webHidden/>
              </w:rPr>
              <w:t>11</w:t>
            </w:r>
            <w:r w:rsidR="004B0C50">
              <w:rPr>
                <w:noProof/>
                <w:webHidden/>
              </w:rPr>
              <w:fldChar w:fldCharType="end"/>
            </w:r>
          </w:hyperlink>
        </w:p>
        <w:p w14:paraId="16114128" w14:textId="76003219" w:rsidR="004B0C50" w:rsidRDefault="00000000">
          <w:pPr>
            <w:pStyle w:val="TOC3"/>
            <w:tabs>
              <w:tab w:val="left" w:pos="1440"/>
              <w:tab w:val="right" w:leader="dot" w:pos="9736"/>
            </w:tabs>
            <w:rPr>
              <w:rFonts w:asciiTheme="minorHAnsi" w:eastAsiaTheme="minorEastAsia" w:hAnsiTheme="minorHAnsi"/>
              <w:noProof/>
              <w:szCs w:val="24"/>
              <w:lang w:eastAsia="en-GB"/>
            </w:rPr>
          </w:pPr>
          <w:hyperlink w:anchor="_Toc168323955" w:history="1">
            <w:r w:rsidR="004B0C50" w:rsidRPr="008B0EB5">
              <w:rPr>
                <w:rStyle w:val="Hyperlink"/>
                <w:rFonts w:cs="Arial"/>
                <w:b/>
                <w:bCs/>
                <w:noProof/>
              </w:rPr>
              <w:t>3.1.1.</w:t>
            </w:r>
            <w:r w:rsidR="004B0C50">
              <w:rPr>
                <w:rFonts w:asciiTheme="minorHAnsi" w:eastAsiaTheme="minorEastAsia" w:hAnsiTheme="minorHAnsi"/>
                <w:noProof/>
                <w:szCs w:val="24"/>
                <w:lang w:eastAsia="en-GB"/>
              </w:rPr>
              <w:tab/>
            </w:r>
            <w:r w:rsidR="004B0C50" w:rsidRPr="008B0EB5">
              <w:rPr>
                <w:rStyle w:val="Hyperlink"/>
                <w:rFonts w:cs="Arial"/>
                <w:b/>
                <w:bCs/>
                <w:noProof/>
              </w:rPr>
              <w:t>Objectives</w:t>
            </w:r>
            <w:r w:rsidR="004B0C50">
              <w:rPr>
                <w:noProof/>
                <w:webHidden/>
              </w:rPr>
              <w:tab/>
            </w:r>
            <w:r w:rsidR="004B0C50">
              <w:rPr>
                <w:noProof/>
                <w:webHidden/>
              </w:rPr>
              <w:fldChar w:fldCharType="begin"/>
            </w:r>
            <w:r w:rsidR="004B0C50">
              <w:rPr>
                <w:noProof/>
                <w:webHidden/>
              </w:rPr>
              <w:instrText xml:space="preserve"> PAGEREF _Toc168323955 \h </w:instrText>
            </w:r>
            <w:r w:rsidR="004B0C50">
              <w:rPr>
                <w:noProof/>
                <w:webHidden/>
              </w:rPr>
            </w:r>
            <w:r w:rsidR="004B0C50">
              <w:rPr>
                <w:noProof/>
                <w:webHidden/>
              </w:rPr>
              <w:fldChar w:fldCharType="separate"/>
            </w:r>
            <w:r w:rsidR="004B0C50">
              <w:rPr>
                <w:noProof/>
                <w:webHidden/>
              </w:rPr>
              <w:t>11</w:t>
            </w:r>
            <w:r w:rsidR="004B0C50">
              <w:rPr>
                <w:noProof/>
                <w:webHidden/>
              </w:rPr>
              <w:fldChar w:fldCharType="end"/>
            </w:r>
          </w:hyperlink>
        </w:p>
        <w:p w14:paraId="2EFD5813" w14:textId="1B3F4D81" w:rsidR="004B0C50" w:rsidRDefault="00000000">
          <w:pPr>
            <w:pStyle w:val="TOC3"/>
            <w:tabs>
              <w:tab w:val="left" w:pos="1440"/>
              <w:tab w:val="right" w:leader="dot" w:pos="9736"/>
            </w:tabs>
            <w:rPr>
              <w:rFonts w:asciiTheme="minorHAnsi" w:eastAsiaTheme="minorEastAsia" w:hAnsiTheme="minorHAnsi"/>
              <w:noProof/>
              <w:szCs w:val="24"/>
              <w:lang w:eastAsia="en-GB"/>
            </w:rPr>
          </w:pPr>
          <w:hyperlink w:anchor="_Toc168323956" w:history="1">
            <w:r w:rsidR="004B0C50" w:rsidRPr="008B0EB5">
              <w:rPr>
                <w:rStyle w:val="Hyperlink"/>
                <w:rFonts w:cs="Arial"/>
                <w:b/>
                <w:bCs/>
                <w:noProof/>
              </w:rPr>
              <w:t>3.1.2.</w:t>
            </w:r>
            <w:r w:rsidR="004B0C50">
              <w:rPr>
                <w:rFonts w:asciiTheme="minorHAnsi" w:eastAsiaTheme="minorEastAsia" w:hAnsiTheme="minorHAnsi"/>
                <w:noProof/>
                <w:szCs w:val="24"/>
                <w:lang w:eastAsia="en-GB"/>
              </w:rPr>
              <w:tab/>
            </w:r>
            <w:r w:rsidR="004B0C50" w:rsidRPr="008B0EB5">
              <w:rPr>
                <w:rStyle w:val="Hyperlink"/>
                <w:rFonts w:cs="Arial"/>
                <w:b/>
                <w:bCs/>
                <w:noProof/>
              </w:rPr>
              <w:t>Research Questions</w:t>
            </w:r>
            <w:r w:rsidR="004B0C50">
              <w:rPr>
                <w:noProof/>
                <w:webHidden/>
              </w:rPr>
              <w:tab/>
            </w:r>
            <w:r w:rsidR="004B0C50">
              <w:rPr>
                <w:noProof/>
                <w:webHidden/>
              </w:rPr>
              <w:fldChar w:fldCharType="begin"/>
            </w:r>
            <w:r w:rsidR="004B0C50">
              <w:rPr>
                <w:noProof/>
                <w:webHidden/>
              </w:rPr>
              <w:instrText xml:space="preserve"> PAGEREF _Toc168323956 \h </w:instrText>
            </w:r>
            <w:r w:rsidR="004B0C50">
              <w:rPr>
                <w:noProof/>
                <w:webHidden/>
              </w:rPr>
            </w:r>
            <w:r w:rsidR="004B0C50">
              <w:rPr>
                <w:noProof/>
                <w:webHidden/>
              </w:rPr>
              <w:fldChar w:fldCharType="separate"/>
            </w:r>
            <w:r w:rsidR="004B0C50">
              <w:rPr>
                <w:noProof/>
                <w:webHidden/>
              </w:rPr>
              <w:t>12</w:t>
            </w:r>
            <w:r w:rsidR="004B0C50">
              <w:rPr>
                <w:noProof/>
                <w:webHidden/>
              </w:rPr>
              <w:fldChar w:fldCharType="end"/>
            </w:r>
          </w:hyperlink>
        </w:p>
        <w:p w14:paraId="4828A1C0" w14:textId="04859CEE" w:rsidR="004B0C50" w:rsidRDefault="00000000">
          <w:pPr>
            <w:pStyle w:val="TOC2"/>
            <w:tabs>
              <w:tab w:val="left" w:pos="960"/>
              <w:tab w:val="right" w:leader="dot" w:pos="9736"/>
            </w:tabs>
            <w:rPr>
              <w:rFonts w:asciiTheme="minorHAnsi" w:eastAsiaTheme="minorEastAsia" w:hAnsiTheme="minorHAnsi"/>
              <w:noProof/>
              <w:szCs w:val="24"/>
              <w:lang w:eastAsia="en-GB"/>
            </w:rPr>
          </w:pPr>
          <w:hyperlink w:anchor="_Toc168323957" w:history="1">
            <w:r w:rsidR="004B0C50" w:rsidRPr="008B0EB5">
              <w:rPr>
                <w:rStyle w:val="Hyperlink"/>
                <w:rFonts w:cs="Arial"/>
                <w:b/>
                <w:bCs/>
                <w:noProof/>
              </w:rPr>
              <w:t>3.2.</w:t>
            </w:r>
            <w:r w:rsidR="004B0C50">
              <w:rPr>
                <w:rFonts w:asciiTheme="minorHAnsi" w:eastAsiaTheme="minorEastAsia" w:hAnsiTheme="minorHAnsi"/>
                <w:noProof/>
                <w:szCs w:val="24"/>
                <w:lang w:eastAsia="en-GB"/>
              </w:rPr>
              <w:tab/>
            </w:r>
            <w:r w:rsidR="004B0C50" w:rsidRPr="008B0EB5">
              <w:rPr>
                <w:rStyle w:val="Hyperlink"/>
                <w:rFonts w:cs="Arial"/>
                <w:b/>
                <w:bCs/>
                <w:noProof/>
              </w:rPr>
              <w:t>DATA UNDERSTANDING</w:t>
            </w:r>
            <w:r w:rsidR="004B0C50">
              <w:rPr>
                <w:noProof/>
                <w:webHidden/>
              </w:rPr>
              <w:tab/>
            </w:r>
            <w:r w:rsidR="004B0C50">
              <w:rPr>
                <w:noProof/>
                <w:webHidden/>
              </w:rPr>
              <w:fldChar w:fldCharType="begin"/>
            </w:r>
            <w:r w:rsidR="004B0C50">
              <w:rPr>
                <w:noProof/>
                <w:webHidden/>
              </w:rPr>
              <w:instrText xml:space="preserve"> PAGEREF _Toc168323957 \h </w:instrText>
            </w:r>
            <w:r w:rsidR="004B0C50">
              <w:rPr>
                <w:noProof/>
                <w:webHidden/>
              </w:rPr>
            </w:r>
            <w:r w:rsidR="004B0C50">
              <w:rPr>
                <w:noProof/>
                <w:webHidden/>
              </w:rPr>
              <w:fldChar w:fldCharType="separate"/>
            </w:r>
            <w:r w:rsidR="004B0C50">
              <w:rPr>
                <w:noProof/>
                <w:webHidden/>
              </w:rPr>
              <w:t>12</w:t>
            </w:r>
            <w:r w:rsidR="004B0C50">
              <w:rPr>
                <w:noProof/>
                <w:webHidden/>
              </w:rPr>
              <w:fldChar w:fldCharType="end"/>
            </w:r>
          </w:hyperlink>
        </w:p>
        <w:p w14:paraId="59D21C37" w14:textId="10DE059B" w:rsidR="004B0C50" w:rsidRDefault="00000000">
          <w:pPr>
            <w:pStyle w:val="TOC3"/>
            <w:tabs>
              <w:tab w:val="left" w:pos="1440"/>
              <w:tab w:val="right" w:leader="dot" w:pos="9736"/>
            </w:tabs>
            <w:rPr>
              <w:rFonts w:asciiTheme="minorHAnsi" w:eastAsiaTheme="minorEastAsia" w:hAnsiTheme="minorHAnsi"/>
              <w:noProof/>
              <w:szCs w:val="24"/>
              <w:lang w:eastAsia="en-GB"/>
            </w:rPr>
          </w:pPr>
          <w:hyperlink w:anchor="_Toc168323958" w:history="1">
            <w:r w:rsidR="004B0C50" w:rsidRPr="008B0EB5">
              <w:rPr>
                <w:rStyle w:val="Hyperlink"/>
                <w:rFonts w:cs="Arial"/>
                <w:b/>
                <w:bCs/>
                <w:noProof/>
              </w:rPr>
              <w:t>3.2.1.</w:t>
            </w:r>
            <w:r w:rsidR="004B0C50">
              <w:rPr>
                <w:rFonts w:asciiTheme="minorHAnsi" w:eastAsiaTheme="minorEastAsia" w:hAnsiTheme="minorHAnsi"/>
                <w:noProof/>
                <w:szCs w:val="24"/>
                <w:lang w:eastAsia="en-GB"/>
              </w:rPr>
              <w:tab/>
            </w:r>
            <w:r w:rsidR="004B0C50" w:rsidRPr="008B0EB5">
              <w:rPr>
                <w:rStyle w:val="Hyperlink"/>
                <w:rFonts w:cs="Arial"/>
                <w:b/>
                <w:bCs/>
                <w:noProof/>
              </w:rPr>
              <w:t>About Dataset</w:t>
            </w:r>
            <w:r w:rsidR="004B0C50">
              <w:rPr>
                <w:noProof/>
                <w:webHidden/>
              </w:rPr>
              <w:tab/>
            </w:r>
            <w:r w:rsidR="004B0C50">
              <w:rPr>
                <w:noProof/>
                <w:webHidden/>
              </w:rPr>
              <w:fldChar w:fldCharType="begin"/>
            </w:r>
            <w:r w:rsidR="004B0C50">
              <w:rPr>
                <w:noProof/>
                <w:webHidden/>
              </w:rPr>
              <w:instrText xml:space="preserve"> PAGEREF _Toc168323958 \h </w:instrText>
            </w:r>
            <w:r w:rsidR="004B0C50">
              <w:rPr>
                <w:noProof/>
                <w:webHidden/>
              </w:rPr>
            </w:r>
            <w:r w:rsidR="004B0C50">
              <w:rPr>
                <w:noProof/>
                <w:webHidden/>
              </w:rPr>
              <w:fldChar w:fldCharType="separate"/>
            </w:r>
            <w:r w:rsidR="004B0C50">
              <w:rPr>
                <w:noProof/>
                <w:webHidden/>
              </w:rPr>
              <w:t>12</w:t>
            </w:r>
            <w:r w:rsidR="004B0C50">
              <w:rPr>
                <w:noProof/>
                <w:webHidden/>
              </w:rPr>
              <w:fldChar w:fldCharType="end"/>
            </w:r>
          </w:hyperlink>
        </w:p>
        <w:p w14:paraId="6C913F2C" w14:textId="4D52790C" w:rsidR="004B0C50" w:rsidRDefault="00000000">
          <w:pPr>
            <w:pStyle w:val="TOC2"/>
            <w:tabs>
              <w:tab w:val="left" w:pos="960"/>
              <w:tab w:val="right" w:leader="dot" w:pos="9736"/>
            </w:tabs>
            <w:rPr>
              <w:rFonts w:asciiTheme="minorHAnsi" w:eastAsiaTheme="minorEastAsia" w:hAnsiTheme="minorHAnsi"/>
              <w:noProof/>
              <w:szCs w:val="24"/>
              <w:lang w:eastAsia="en-GB"/>
            </w:rPr>
          </w:pPr>
          <w:hyperlink w:anchor="_Toc168323959" w:history="1">
            <w:r w:rsidR="004B0C50" w:rsidRPr="008B0EB5">
              <w:rPr>
                <w:rStyle w:val="Hyperlink"/>
                <w:rFonts w:cs="Arial"/>
                <w:b/>
                <w:bCs/>
                <w:noProof/>
              </w:rPr>
              <w:t>3.3.</w:t>
            </w:r>
            <w:r w:rsidR="004B0C50">
              <w:rPr>
                <w:rFonts w:asciiTheme="minorHAnsi" w:eastAsiaTheme="minorEastAsia" w:hAnsiTheme="minorHAnsi"/>
                <w:noProof/>
                <w:szCs w:val="24"/>
                <w:lang w:eastAsia="en-GB"/>
              </w:rPr>
              <w:tab/>
            </w:r>
            <w:r w:rsidR="004B0C50" w:rsidRPr="008B0EB5">
              <w:rPr>
                <w:rStyle w:val="Hyperlink"/>
                <w:rFonts w:cs="Arial"/>
                <w:b/>
                <w:bCs/>
                <w:noProof/>
              </w:rPr>
              <w:t>DATA PREPARATION:</w:t>
            </w:r>
            <w:r w:rsidR="004B0C50">
              <w:rPr>
                <w:noProof/>
                <w:webHidden/>
              </w:rPr>
              <w:tab/>
            </w:r>
            <w:r w:rsidR="004B0C50">
              <w:rPr>
                <w:noProof/>
                <w:webHidden/>
              </w:rPr>
              <w:fldChar w:fldCharType="begin"/>
            </w:r>
            <w:r w:rsidR="004B0C50">
              <w:rPr>
                <w:noProof/>
                <w:webHidden/>
              </w:rPr>
              <w:instrText xml:space="preserve"> PAGEREF _Toc168323959 \h </w:instrText>
            </w:r>
            <w:r w:rsidR="004B0C50">
              <w:rPr>
                <w:noProof/>
                <w:webHidden/>
              </w:rPr>
            </w:r>
            <w:r w:rsidR="004B0C50">
              <w:rPr>
                <w:noProof/>
                <w:webHidden/>
              </w:rPr>
              <w:fldChar w:fldCharType="separate"/>
            </w:r>
            <w:r w:rsidR="004B0C50">
              <w:rPr>
                <w:noProof/>
                <w:webHidden/>
              </w:rPr>
              <w:t>13</w:t>
            </w:r>
            <w:r w:rsidR="004B0C50">
              <w:rPr>
                <w:noProof/>
                <w:webHidden/>
              </w:rPr>
              <w:fldChar w:fldCharType="end"/>
            </w:r>
          </w:hyperlink>
        </w:p>
        <w:p w14:paraId="1B3168FB" w14:textId="4F0862D2" w:rsidR="004B0C50" w:rsidRDefault="00000000">
          <w:pPr>
            <w:pStyle w:val="TOC2"/>
            <w:tabs>
              <w:tab w:val="right" w:leader="dot" w:pos="9736"/>
            </w:tabs>
            <w:rPr>
              <w:rFonts w:asciiTheme="minorHAnsi" w:eastAsiaTheme="minorEastAsia" w:hAnsiTheme="minorHAnsi"/>
              <w:noProof/>
              <w:szCs w:val="24"/>
              <w:lang w:eastAsia="en-GB"/>
            </w:rPr>
          </w:pPr>
          <w:hyperlink w:anchor="_Toc168323960" w:history="1">
            <w:r w:rsidR="004B0C50" w:rsidRPr="008B0EB5">
              <w:rPr>
                <w:rStyle w:val="Hyperlink"/>
                <w:rFonts w:cs="Arial"/>
                <w:b/>
                <w:bCs/>
                <w:noProof/>
              </w:rPr>
              <w:t>Brief:</w:t>
            </w:r>
            <w:r w:rsidR="004B0C50">
              <w:rPr>
                <w:noProof/>
                <w:webHidden/>
              </w:rPr>
              <w:tab/>
            </w:r>
            <w:r w:rsidR="004B0C50">
              <w:rPr>
                <w:noProof/>
                <w:webHidden/>
              </w:rPr>
              <w:fldChar w:fldCharType="begin"/>
            </w:r>
            <w:r w:rsidR="004B0C50">
              <w:rPr>
                <w:noProof/>
                <w:webHidden/>
              </w:rPr>
              <w:instrText xml:space="preserve"> PAGEREF _Toc168323960 \h </w:instrText>
            </w:r>
            <w:r w:rsidR="004B0C50">
              <w:rPr>
                <w:noProof/>
                <w:webHidden/>
              </w:rPr>
            </w:r>
            <w:r w:rsidR="004B0C50">
              <w:rPr>
                <w:noProof/>
                <w:webHidden/>
              </w:rPr>
              <w:fldChar w:fldCharType="separate"/>
            </w:r>
            <w:r w:rsidR="004B0C50">
              <w:rPr>
                <w:noProof/>
                <w:webHidden/>
              </w:rPr>
              <w:t>13</w:t>
            </w:r>
            <w:r w:rsidR="004B0C50">
              <w:rPr>
                <w:noProof/>
                <w:webHidden/>
              </w:rPr>
              <w:fldChar w:fldCharType="end"/>
            </w:r>
          </w:hyperlink>
        </w:p>
        <w:p w14:paraId="51953189" w14:textId="239D670A" w:rsidR="004B0C50" w:rsidRDefault="00000000">
          <w:pPr>
            <w:pStyle w:val="TOC3"/>
            <w:tabs>
              <w:tab w:val="left" w:pos="1440"/>
              <w:tab w:val="right" w:leader="dot" w:pos="9736"/>
            </w:tabs>
            <w:rPr>
              <w:rFonts w:asciiTheme="minorHAnsi" w:eastAsiaTheme="minorEastAsia" w:hAnsiTheme="minorHAnsi"/>
              <w:noProof/>
              <w:szCs w:val="24"/>
              <w:lang w:eastAsia="en-GB"/>
            </w:rPr>
          </w:pPr>
          <w:hyperlink w:anchor="_Toc168323961" w:history="1">
            <w:r w:rsidR="004B0C50" w:rsidRPr="008B0EB5">
              <w:rPr>
                <w:rStyle w:val="Hyperlink"/>
                <w:rFonts w:cs="Arial"/>
                <w:b/>
                <w:bCs/>
                <w:noProof/>
              </w:rPr>
              <w:t>3.3.1.</w:t>
            </w:r>
            <w:r w:rsidR="004B0C50">
              <w:rPr>
                <w:rFonts w:asciiTheme="minorHAnsi" w:eastAsiaTheme="minorEastAsia" w:hAnsiTheme="minorHAnsi"/>
                <w:noProof/>
                <w:szCs w:val="24"/>
                <w:lang w:eastAsia="en-GB"/>
              </w:rPr>
              <w:tab/>
            </w:r>
            <w:r w:rsidR="004B0C50" w:rsidRPr="008B0EB5">
              <w:rPr>
                <w:rStyle w:val="Hyperlink"/>
                <w:rFonts w:cs="Arial"/>
                <w:b/>
                <w:bCs/>
                <w:noProof/>
              </w:rPr>
              <w:t>Importing and Restructuring the Dataset</w:t>
            </w:r>
            <w:r w:rsidR="004B0C50">
              <w:rPr>
                <w:noProof/>
                <w:webHidden/>
              </w:rPr>
              <w:tab/>
            </w:r>
            <w:r w:rsidR="004B0C50">
              <w:rPr>
                <w:noProof/>
                <w:webHidden/>
              </w:rPr>
              <w:fldChar w:fldCharType="begin"/>
            </w:r>
            <w:r w:rsidR="004B0C50">
              <w:rPr>
                <w:noProof/>
                <w:webHidden/>
              </w:rPr>
              <w:instrText xml:space="preserve"> PAGEREF _Toc168323961 \h </w:instrText>
            </w:r>
            <w:r w:rsidR="004B0C50">
              <w:rPr>
                <w:noProof/>
                <w:webHidden/>
              </w:rPr>
            </w:r>
            <w:r w:rsidR="004B0C50">
              <w:rPr>
                <w:noProof/>
                <w:webHidden/>
              </w:rPr>
              <w:fldChar w:fldCharType="separate"/>
            </w:r>
            <w:r w:rsidR="004B0C50">
              <w:rPr>
                <w:noProof/>
                <w:webHidden/>
              </w:rPr>
              <w:t>14</w:t>
            </w:r>
            <w:r w:rsidR="004B0C50">
              <w:rPr>
                <w:noProof/>
                <w:webHidden/>
              </w:rPr>
              <w:fldChar w:fldCharType="end"/>
            </w:r>
          </w:hyperlink>
        </w:p>
        <w:p w14:paraId="639A3221" w14:textId="44CF1DF6" w:rsidR="004B0C50" w:rsidRDefault="00000000">
          <w:pPr>
            <w:pStyle w:val="TOC3"/>
            <w:tabs>
              <w:tab w:val="left" w:pos="1440"/>
              <w:tab w:val="right" w:leader="dot" w:pos="9736"/>
            </w:tabs>
            <w:rPr>
              <w:rFonts w:asciiTheme="minorHAnsi" w:eastAsiaTheme="minorEastAsia" w:hAnsiTheme="minorHAnsi"/>
              <w:noProof/>
              <w:szCs w:val="24"/>
              <w:lang w:eastAsia="en-GB"/>
            </w:rPr>
          </w:pPr>
          <w:hyperlink w:anchor="_Toc168323962" w:history="1">
            <w:r w:rsidR="004B0C50" w:rsidRPr="008B0EB5">
              <w:rPr>
                <w:rStyle w:val="Hyperlink"/>
                <w:rFonts w:cs="Arial"/>
                <w:b/>
                <w:bCs/>
                <w:noProof/>
              </w:rPr>
              <w:t>3.3.2.</w:t>
            </w:r>
            <w:r w:rsidR="004B0C50">
              <w:rPr>
                <w:rFonts w:asciiTheme="minorHAnsi" w:eastAsiaTheme="minorEastAsia" w:hAnsiTheme="minorHAnsi"/>
                <w:noProof/>
                <w:szCs w:val="24"/>
                <w:lang w:eastAsia="en-GB"/>
              </w:rPr>
              <w:tab/>
            </w:r>
            <w:r w:rsidR="004B0C50" w:rsidRPr="008B0EB5">
              <w:rPr>
                <w:rStyle w:val="Hyperlink"/>
                <w:rFonts w:cs="Arial"/>
                <w:b/>
                <w:bCs/>
                <w:noProof/>
              </w:rPr>
              <w:t>Explore the Data</w:t>
            </w:r>
            <w:r w:rsidR="004B0C50">
              <w:rPr>
                <w:noProof/>
                <w:webHidden/>
              </w:rPr>
              <w:tab/>
            </w:r>
            <w:r w:rsidR="004B0C50">
              <w:rPr>
                <w:noProof/>
                <w:webHidden/>
              </w:rPr>
              <w:fldChar w:fldCharType="begin"/>
            </w:r>
            <w:r w:rsidR="004B0C50">
              <w:rPr>
                <w:noProof/>
                <w:webHidden/>
              </w:rPr>
              <w:instrText xml:space="preserve"> PAGEREF _Toc168323962 \h </w:instrText>
            </w:r>
            <w:r w:rsidR="004B0C50">
              <w:rPr>
                <w:noProof/>
                <w:webHidden/>
              </w:rPr>
            </w:r>
            <w:r w:rsidR="004B0C50">
              <w:rPr>
                <w:noProof/>
                <w:webHidden/>
              </w:rPr>
              <w:fldChar w:fldCharType="separate"/>
            </w:r>
            <w:r w:rsidR="004B0C50">
              <w:rPr>
                <w:noProof/>
                <w:webHidden/>
              </w:rPr>
              <w:t>15</w:t>
            </w:r>
            <w:r w:rsidR="004B0C50">
              <w:rPr>
                <w:noProof/>
                <w:webHidden/>
              </w:rPr>
              <w:fldChar w:fldCharType="end"/>
            </w:r>
          </w:hyperlink>
        </w:p>
        <w:p w14:paraId="2D820244" w14:textId="23652FEA" w:rsidR="004B0C50" w:rsidRDefault="00000000">
          <w:pPr>
            <w:pStyle w:val="TOC3"/>
            <w:tabs>
              <w:tab w:val="left" w:pos="1440"/>
              <w:tab w:val="right" w:leader="dot" w:pos="9736"/>
            </w:tabs>
            <w:rPr>
              <w:rFonts w:asciiTheme="minorHAnsi" w:eastAsiaTheme="minorEastAsia" w:hAnsiTheme="minorHAnsi"/>
              <w:noProof/>
              <w:szCs w:val="24"/>
              <w:lang w:eastAsia="en-GB"/>
            </w:rPr>
          </w:pPr>
          <w:hyperlink w:anchor="_Toc168323963" w:history="1">
            <w:r w:rsidR="004B0C50" w:rsidRPr="008B0EB5">
              <w:rPr>
                <w:rStyle w:val="Hyperlink"/>
                <w:rFonts w:cs="Arial"/>
                <w:b/>
                <w:bCs/>
                <w:noProof/>
              </w:rPr>
              <w:t>3.3.3.</w:t>
            </w:r>
            <w:r w:rsidR="004B0C50">
              <w:rPr>
                <w:rFonts w:asciiTheme="minorHAnsi" w:eastAsiaTheme="minorEastAsia" w:hAnsiTheme="minorHAnsi"/>
                <w:noProof/>
                <w:szCs w:val="24"/>
                <w:lang w:eastAsia="en-GB"/>
              </w:rPr>
              <w:tab/>
            </w:r>
            <w:r w:rsidR="004B0C50" w:rsidRPr="008B0EB5">
              <w:rPr>
                <w:rStyle w:val="Hyperlink"/>
                <w:rFonts w:cs="Arial"/>
                <w:b/>
                <w:bCs/>
                <w:noProof/>
              </w:rPr>
              <w:t>Handling Missing Values</w:t>
            </w:r>
            <w:r w:rsidR="004B0C50">
              <w:rPr>
                <w:noProof/>
                <w:webHidden/>
              </w:rPr>
              <w:tab/>
            </w:r>
            <w:r w:rsidR="004B0C50">
              <w:rPr>
                <w:noProof/>
                <w:webHidden/>
              </w:rPr>
              <w:fldChar w:fldCharType="begin"/>
            </w:r>
            <w:r w:rsidR="004B0C50">
              <w:rPr>
                <w:noProof/>
                <w:webHidden/>
              </w:rPr>
              <w:instrText xml:space="preserve"> PAGEREF _Toc168323963 \h </w:instrText>
            </w:r>
            <w:r w:rsidR="004B0C50">
              <w:rPr>
                <w:noProof/>
                <w:webHidden/>
              </w:rPr>
            </w:r>
            <w:r w:rsidR="004B0C50">
              <w:rPr>
                <w:noProof/>
                <w:webHidden/>
              </w:rPr>
              <w:fldChar w:fldCharType="separate"/>
            </w:r>
            <w:r w:rsidR="004B0C50">
              <w:rPr>
                <w:noProof/>
                <w:webHidden/>
              </w:rPr>
              <w:t>16</w:t>
            </w:r>
            <w:r w:rsidR="004B0C50">
              <w:rPr>
                <w:noProof/>
                <w:webHidden/>
              </w:rPr>
              <w:fldChar w:fldCharType="end"/>
            </w:r>
          </w:hyperlink>
        </w:p>
        <w:p w14:paraId="6F9DC237" w14:textId="051CA674" w:rsidR="004B0C50" w:rsidRDefault="00000000">
          <w:pPr>
            <w:pStyle w:val="TOC3"/>
            <w:tabs>
              <w:tab w:val="left" w:pos="1440"/>
              <w:tab w:val="right" w:leader="dot" w:pos="9736"/>
            </w:tabs>
            <w:rPr>
              <w:rFonts w:asciiTheme="minorHAnsi" w:eastAsiaTheme="minorEastAsia" w:hAnsiTheme="minorHAnsi"/>
              <w:noProof/>
              <w:szCs w:val="24"/>
              <w:lang w:eastAsia="en-GB"/>
            </w:rPr>
          </w:pPr>
          <w:hyperlink w:anchor="_Toc168323964" w:history="1">
            <w:r w:rsidR="004B0C50" w:rsidRPr="008B0EB5">
              <w:rPr>
                <w:rStyle w:val="Hyperlink"/>
                <w:rFonts w:cs="Arial"/>
                <w:b/>
                <w:bCs/>
                <w:noProof/>
              </w:rPr>
              <w:t>3.3.4.</w:t>
            </w:r>
            <w:r w:rsidR="004B0C50">
              <w:rPr>
                <w:rFonts w:asciiTheme="minorHAnsi" w:eastAsiaTheme="minorEastAsia" w:hAnsiTheme="minorHAnsi"/>
                <w:noProof/>
                <w:szCs w:val="24"/>
                <w:lang w:eastAsia="en-GB"/>
              </w:rPr>
              <w:tab/>
            </w:r>
            <w:r w:rsidR="004B0C50" w:rsidRPr="008B0EB5">
              <w:rPr>
                <w:rStyle w:val="Hyperlink"/>
                <w:rFonts w:cs="Arial"/>
                <w:b/>
                <w:bCs/>
                <w:noProof/>
              </w:rPr>
              <w:t>Data Cleaning</w:t>
            </w:r>
            <w:r w:rsidR="004B0C50">
              <w:rPr>
                <w:noProof/>
                <w:webHidden/>
              </w:rPr>
              <w:tab/>
            </w:r>
            <w:r w:rsidR="004B0C50">
              <w:rPr>
                <w:noProof/>
                <w:webHidden/>
              </w:rPr>
              <w:fldChar w:fldCharType="begin"/>
            </w:r>
            <w:r w:rsidR="004B0C50">
              <w:rPr>
                <w:noProof/>
                <w:webHidden/>
              </w:rPr>
              <w:instrText xml:space="preserve"> PAGEREF _Toc168323964 \h </w:instrText>
            </w:r>
            <w:r w:rsidR="004B0C50">
              <w:rPr>
                <w:noProof/>
                <w:webHidden/>
              </w:rPr>
            </w:r>
            <w:r w:rsidR="004B0C50">
              <w:rPr>
                <w:noProof/>
                <w:webHidden/>
              </w:rPr>
              <w:fldChar w:fldCharType="separate"/>
            </w:r>
            <w:r w:rsidR="004B0C50">
              <w:rPr>
                <w:noProof/>
                <w:webHidden/>
              </w:rPr>
              <w:t>19</w:t>
            </w:r>
            <w:r w:rsidR="004B0C50">
              <w:rPr>
                <w:noProof/>
                <w:webHidden/>
              </w:rPr>
              <w:fldChar w:fldCharType="end"/>
            </w:r>
          </w:hyperlink>
        </w:p>
        <w:p w14:paraId="1230BE2E" w14:textId="09C445DB" w:rsidR="004B0C50" w:rsidRDefault="00000000">
          <w:pPr>
            <w:pStyle w:val="TOC3"/>
            <w:tabs>
              <w:tab w:val="left" w:pos="1680"/>
              <w:tab w:val="right" w:leader="dot" w:pos="9736"/>
            </w:tabs>
            <w:rPr>
              <w:rFonts w:asciiTheme="minorHAnsi" w:eastAsiaTheme="minorEastAsia" w:hAnsiTheme="minorHAnsi"/>
              <w:noProof/>
              <w:szCs w:val="24"/>
              <w:lang w:eastAsia="en-GB"/>
            </w:rPr>
          </w:pPr>
          <w:hyperlink w:anchor="_Toc168323965" w:history="1">
            <w:r w:rsidR="004B0C50" w:rsidRPr="008B0EB5">
              <w:rPr>
                <w:rStyle w:val="Hyperlink"/>
                <w:rFonts w:cs="Arial"/>
                <w:b/>
                <w:bCs/>
                <w:noProof/>
              </w:rPr>
              <w:t>3.3.4.1.</w:t>
            </w:r>
            <w:r w:rsidR="004B0C50">
              <w:rPr>
                <w:rFonts w:asciiTheme="minorHAnsi" w:eastAsiaTheme="minorEastAsia" w:hAnsiTheme="minorHAnsi"/>
                <w:noProof/>
                <w:szCs w:val="24"/>
                <w:lang w:eastAsia="en-GB"/>
              </w:rPr>
              <w:tab/>
            </w:r>
            <w:r w:rsidR="004B0C50" w:rsidRPr="008B0EB5">
              <w:rPr>
                <w:rStyle w:val="Hyperlink"/>
                <w:rFonts w:cs="Arial"/>
                <w:b/>
                <w:bCs/>
                <w:noProof/>
              </w:rPr>
              <w:t>Detecting and Handling of Outliers</w:t>
            </w:r>
            <w:r w:rsidR="004B0C50">
              <w:rPr>
                <w:noProof/>
                <w:webHidden/>
              </w:rPr>
              <w:tab/>
            </w:r>
            <w:r w:rsidR="004B0C50">
              <w:rPr>
                <w:noProof/>
                <w:webHidden/>
              </w:rPr>
              <w:fldChar w:fldCharType="begin"/>
            </w:r>
            <w:r w:rsidR="004B0C50">
              <w:rPr>
                <w:noProof/>
                <w:webHidden/>
              </w:rPr>
              <w:instrText xml:space="preserve"> PAGEREF _Toc168323965 \h </w:instrText>
            </w:r>
            <w:r w:rsidR="004B0C50">
              <w:rPr>
                <w:noProof/>
                <w:webHidden/>
              </w:rPr>
            </w:r>
            <w:r w:rsidR="004B0C50">
              <w:rPr>
                <w:noProof/>
                <w:webHidden/>
              </w:rPr>
              <w:fldChar w:fldCharType="separate"/>
            </w:r>
            <w:r w:rsidR="004B0C50">
              <w:rPr>
                <w:noProof/>
                <w:webHidden/>
              </w:rPr>
              <w:t>20</w:t>
            </w:r>
            <w:r w:rsidR="004B0C50">
              <w:rPr>
                <w:noProof/>
                <w:webHidden/>
              </w:rPr>
              <w:fldChar w:fldCharType="end"/>
            </w:r>
          </w:hyperlink>
        </w:p>
        <w:p w14:paraId="72FCAA79" w14:textId="43BD2D80" w:rsidR="004B0C50" w:rsidRDefault="00000000">
          <w:pPr>
            <w:pStyle w:val="TOC1"/>
            <w:tabs>
              <w:tab w:val="right" w:leader="dot" w:pos="9736"/>
            </w:tabs>
            <w:rPr>
              <w:rFonts w:asciiTheme="minorHAnsi" w:eastAsiaTheme="minorEastAsia" w:hAnsiTheme="minorHAnsi"/>
              <w:noProof/>
              <w:szCs w:val="24"/>
              <w:lang w:eastAsia="en-GB"/>
            </w:rPr>
          </w:pPr>
          <w:hyperlink w:anchor="_Toc168323966" w:history="1">
            <w:r w:rsidR="004B0C50" w:rsidRPr="008B0EB5">
              <w:rPr>
                <w:rStyle w:val="Hyperlink"/>
                <w:rFonts w:cs="Arial"/>
                <w:b/>
                <w:bCs/>
                <w:noProof/>
              </w:rPr>
              <w:t>4.0. STATISTICAL ANALYSIS</w:t>
            </w:r>
            <w:r w:rsidR="004B0C50">
              <w:rPr>
                <w:noProof/>
                <w:webHidden/>
              </w:rPr>
              <w:tab/>
            </w:r>
            <w:r w:rsidR="004B0C50">
              <w:rPr>
                <w:noProof/>
                <w:webHidden/>
              </w:rPr>
              <w:fldChar w:fldCharType="begin"/>
            </w:r>
            <w:r w:rsidR="004B0C50">
              <w:rPr>
                <w:noProof/>
                <w:webHidden/>
              </w:rPr>
              <w:instrText xml:space="preserve"> PAGEREF _Toc168323966 \h </w:instrText>
            </w:r>
            <w:r w:rsidR="004B0C50">
              <w:rPr>
                <w:noProof/>
                <w:webHidden/>
              </w:rPr>
            </w:r>
            <w:r w:rsidR="004B0C50">
              <w:rPr>
                <w:noProof/>
                <w:webHidden/>
              </w:rPr>
              <w:fldChar w:fldCharType="separate"/>
            </w:r>
            <w:r w:rsidR="004B0C50">
              <w:rPr>
                <w:noProof/>
                <w:webHidden/>
              </w:rPr>
              <w:t>24</w:t>
            </w:r>
            <w:r w:rsidR="004B0C50">
              <w:rPr>
                <w:noProof/>
                <w:webHidden/>
              </w:rPr>
              <w:fldChar w:fldCharType="end"/>
            </w:r>
          </w:hyperlink>
        </w:p>
        <w:p w14:paraId="6224D3E6" w14:textId="7693C8F2" w:rsidR="004B0C50" w:rsidRDefault="00000000">
          <w:pPr>
            <w:pStyle w:val="TOC2"/>
            <w:tabs>
              <w:tab w:val="right" w:leader="dot" w:pos="9736"/>
            </w:tabs>
            <w:rPr>
              <w:rFonts w:asciiTheme="minorHAnsi" w:eastAsiaTheme="minorEastAsia" w:hAnsiTheme="minorHAnsi"/>
              <w:noProof/>
              <w:szCs w:val="24"/>
              <w:lang w:eastAsia="en-GB"/>
            </w:rPr>
          </w:pPr>
          <w:hyperlink w:anchor="_Toc168323967" w:history="1">
            <w:r w:rsidR="004B0C50" w:rsidRPr="008B0EB5">
              <w:rPr>
                <w:rStyle w:val="Hyperlink"/>
                <w:rFonts w:cs="Arial"/>
                <w:b/>
                <w:bCs/>
                <w:noProof/>
              </w:rPr>
              <w:t>4.1. UNIVARIATE ANALYSIS</w:t>
            </w:r>
            <w:r w:rsidR="004B0C50">
              <w:rPr>
                <w:noProof/>
                <w:webHidden/>
              </w:rPr>
              <w:tab/>
            </w:r>
            <w:r w:rsidR="004B0C50">
              <w:rPr>
                <w:noProof/>
                <w:webHidden/>
              </w:rPr>
              <w:fldChar w:fldCharType="begin"/>
            </w:r>
            <w:r w:rsidR="004B0C50">
              <w:rPr>
                <w:noProof/>
                <w:webHidden/>
              </w:rPr>
              <w:instrText xml:space="preserve"> PAGEREF _Toc168323967 \h </w:instrText>
            </w:r>
            <w:r w:rsidR="004B0C50">
              <w:rPr>
                <w:noProof/>
                <w:webHidden/>
              </w:rPr>
            </w:r>
            <w:r w:rsidR="004B0C50">
              <w:rPr>
                <w:noProof/>
                <w:webHidden/>
              </w:rPr>
              <w:fldChar w:fldCharType="separate"/>
            </w:r>
            <w:r w:rsidR="004B0C50">
              <w:rPr>
                <w:noProof/>
                <w:webHidden/>
              </w:rPr>
              <w:t>24</w:t>
            </w:r>
            <w:r w:rsidR="004B0C50">
              <w:rPr>
                <w:noProof/>
                <w:webHidden/>
              </w:rPr>
              <w:fldChar w:fldCharType="end"/>
            </w:r>
          </w:hyperlink>
        </w:p>
        <w:p w14:paraId="39E206C8" w14:textId="1416BC17" w:rsidR="004B0C50" w:rsidRDefault="00000000">
          <w:pPr>
            <w:pStyle w:val="TOC2"/>
            <w:tabs>
              <w:tab w:val="right" w:leader="dot" w:pos="9736"/>
            </w:tabs>
            <w:rPr>
              <w:rFonts w:asciiTheme="minorHAnsi" w:eastAsiaTheme="minorEastAsia" w:hAnsiTheme="minorHAnsi"/>
              <w:noProof/>
              <w:szCs w:val="24"/>
              <w:lang w:eastAsia="en-GB"/>
            </w:rPr>
          </w:pPr>
          <w:hyperlink w:anchor="_Toc168323968" w:history="1">
            <w:r w:rsidR="004B0C50" w:rsidRPr="008B0EB5">
              <w:rPr>
                <w:rStyle w:val="Hyperlink"/>
                <w:rFonts w:cs="Arial"/>
                <w:b/>
                <w:bCs/>
                <w:noProof/>
              </w:rPr>
              <w:t>4.2. BIVARIATE ANALYSIS</w:t>
            </w:r>
            <w:r w:rsidR="004B0C50">
              <w:rPr>
                <w:noProof/>
                <w:webHidden/>
              </w:rPr>
              <w:tab/>
            </w:r>
            <w:r w:rsidR="004B0C50">
              <w:rPr>
                <w:noProof/>
                <w:webHidden/>
              </w:rPr>
              <w:fldChar w:fldCharType="begin"/>
            </w:r>
            <w:r w:rsidR="004B0C50">
              <w:rPr>
                <w:noProof/>
                <w:webHidden/>
              </w:rPr>
              <w:instrText xml:space="preserve"> PAGEREF _Toc168323968 \h </w:instrText>
            </w:r>
            <w:r w:rsidR="004B0C50">
              <w:rPr>
                <w:noProof/>
                <w:webHidden/>
              </w:rPr>
            </w:r>
            <w:r w:rsidR="004B0C50">
              <w:rPr>
                <w:noProof/>
                <w:webHidden/>
              </w:rPr>
              <w:fldChar w:fldCharType="separate"/>
            </w:r>
            <w:r w:rsidR="004B0C50">
              <w:rPr>
                <w:noProof/>
                <w:webHidden/>
              </w:rPr>
              <w:t>26</w:t>
            </w:r>
            <w:r w:rsidR="004B0C50">
              <w:rPr>
                <w:noProof/>
                <w:webHidden/>
              </w:rPr>
              <w:fldChar w:fldCharType="end"/>
            </w:r>
          </w:hyperlink>
        </w:p>
        <w:p w14:paraId="2F2AF389" w14:textId="7BDF65FB" w:rsidR="004B0C50" w:rsidRDefault="00000000">
          <w:pPr>
            <w:pStyle w:val="TOC2"/>
            <w:tabs>
              <w:tab w:val="right" w:leader="dot" w:pos="9736"/>
            </w:tabs>
            <w:rPr>
              <w:rFonts w:asciiTheme="minorHAnsi" w:eastAsiaTheme="minorEastAsia" w:hAnsiTheme="minorHAnsi"/>
              <w:noProof/>
              <w:szCs w:val="24"/>
              <w:lang w:eastAsia="en-GB"/>
            </w:rPr>
          </w:pPr>
          <w:hyperlink w:anchor="_Toc168323969" w:history="1">
            <w:r w:rsidR="004B0C50" w:rsidRPr="008B0EB5">
              <w:rPr>
                <w:rStyle w:val="Hyperlink"/>
                <w:rFonts w:cs="Arial"/>
                <w:b/>
                <w:bCs/>
                <w:noProof/>
              </w:rPr>
              <w:t>4.3. MULTIVARIATE ANALYSIS</w:t>
            </w:r>
            <w:r w:rsidR="004B0C50">
              <w:rPr>
                <w:noProof/>
                <w:webHidden/>
              </w:rPr>
              <w:tab/>
            </w:r>
            <w:r w:rsidR="004B0C50">
              <w:rPr>
                <w:noProof/>
                <w:webHidden/>
              </w:rPr>
              <w:fldChar w:fldCharType="begin"/>
            </w:r>
            <w:r w:rsidR="004B0C50">
              <w:rPr>
                <w:noProof/>
                <w:webHidden/>
              </w:rPr>
              <w:instrText xml:space="preserve"> PAGEREF _Toc168323969 \h </w:instrText>
            </w:r>
            <w:r w:rsidR="004B0C50">
              <w:rPr>
                <w:noProof/>
                <w:webHidden/>
              </w:rPr>
            </w:r>
            <w:r w:rsidR="004B0C50">
              <w:rPr>
                <w:noProof/>
                <w:webHidden/>
              </w:rPr>
              <w:fldChar w:fldCharType="separate"/>
            </w:r>
            <w:r w:rsidR="004B0C50">
              <w:rPr>
                <w:noProof/>
                <w:webHidden/>
              </w:rPr>
              <w:t>27</w:t>
            </w:r>
            <w:r w:rsidR="004B0C50">
              <w:rPr>
                <w:noProof/>
                <w:webHidden/>
              </w:rPr>
              <w:fldChar w:fldCharType="end"/>
            </w:r>
          </w:hyperlink>
        </w:p>
        <w:p w14:paraId="1DCD902F" w14:textId="5112F1EE" w:rsidR="004B0C50" w:rsidRDefault="00000000">
          <w:pPr>
            <w:pStyle w:val="TOC1"/>
            <w:tabs>
              <w:tab w:val="right" w:leader="dot" w:pos="9736"/>
            </w:tabs>
            <w:rPr>
              <w:rFonts w:asciiTheme="minorHAnsi" w:eastAsiaTheme="minorEastAsia" w:hAnsiTheme="minorHAnsi"/>
              <w:noProof/>
              <w:szCs w:val="24"/>
              <w:lang w:eastAsia="en-GB"/>
            </w:rPr>
          </w:pPr>
          <w:hyperlink w:anchor="_Toc168323970" w:history="1">
            <w:r w:rsidR="004B0C50" w:rsidRPr="008B0EB5">
              <w:rPr>
                <w:rStyle w:val="Hyperlink"/>
                <w:rFonts w:cs="Arial"/>
                <w:b/>
                <w:bCs/>
                <w:noProof/>
              </w:rPr>
              <w:t>5.0. MACHINE LEARNING MODEL</w:t>
            </w:r>
            <w:r w:rsidR="004B0C50">
              <w:rPr>
                <w:noProof/>
                <w:webHidden/>
              </w:rPr>
              <w:tab/>
            </w:r>
            <w:r w:rsidR="004B0C50">
              <w:rPr>
                <w:noProof/>
                <w:webHidden/>
              </w:rPr>
              <w:fldChar w:fldCharType="begin"/>
            </w:r>
            <w:r w:rsidR="004B0C50">
              <w:rPr>
                <w:noProof/>
                <w:webHidden/>
              </w:rPr>
              <w:instrText xml:space="preserve"> PAGEREF _Toc168323970 \h </w:instrText>
            </w:r>
            <w:r w:rsidR="004B0C50">
              <w:rPr>
                <w:noProof/>
                <w:webHidden/>
              </w:rPr>
            </w:r>
            <w:r w:rsidR="004B0C50">
              <w:rPr>
                <w:noProof/>
                <w:webHidden/>
              </w:rPr>
              <w:fldChar w:fldCharType="separate"/>
            </w:r>
            <w:r w:rsidR="004B0C50">
              <w:rPr>
                <w:noProof/>
                <w:webHidden/>
              </w:rPr>
              <w:t>29</w:t>
            </w:r>
            <w:r w:rsidR="004B0C50">
              <w:rPr>
                <w:noProof/>
                <w:webHidden/>
              </w:rPr>
              <w:fldChar w:fldCharType="end"/>
            </w:r>
          </w:hyperlink>
        </w:p>
        <w:p w14:paraId="72212480" w14:textId="0DC471F1" w:rsidR="004B0C50" w:rsidRDefault="00000000">
          <w:pPr>
            <w:pStyle w:val="TOC2"/>
            <w:tabs>
              <w:tab w:val="right" w:leader="dot" w:pos="9736"/>
            </w:tabs>
            <w:rPr>
              <w:rFonts w:asciiTheme="minorHAnsi" w:eastAsiaTheme="minorEastAsia" w:hAnsiTheme="minorHAnsi"/>
              <w:noProof/>
              <w:szCs w:val="24"/>
              <w:lang w:eastAsia="en-GB"/>
            </w:rPr>
          </w:pPr>
          <w:hyperlink w:anchor="_Toc168323971" w:history="1">
            <w:r w:rsidR="004B0C50" w:rsidRPr="008B0EB5">
              <w:rPr>
                <w:rStyle w:val="Hyperlink"/>
                <w:rFonts w:cs="Arial"/>
                <w:b/>
                <w:bCs/>
                <w:noProof/>
              </w:rPr>
              <w:t>5.1. DATA MODELLING OF MLR, SVM AND RFR</w:t>
            </w:r>
            <w:r w:rsidR="004B0C50">
              <w:rPr>
                <w:noProof/>
                <w:webHidden/>
              </w:rPr>
              <w:tab/>
            </w:r>
            <w:r w:rsidR="004B0C50">
              <w:rPr>
                <w:noProof/>
                <w:webHidden/>
              </w:rPr>
              <w:fldChar w:fldCharType="begin"/>
            </w:r>
            <w:r w:rsidR="004B0C50">
              <w:rPr>
                <w:noProof/>
                <w:webHidden/>
              </w:rPr>
              <w:instrText xml:space="preserve"> PAGEREF _Toc168323971 \h </w:instrText>
            </w:r>
            <w:r w:rsidR="004B0C50">
              <w:rPr>
                <w:noProof/>
                <w:webHidden/>
              </w:rPr>
            </w:r>
            <w:r w:rsidR="004B0C50">
              <w:rPr>
                <w:noProof/>
                <w:webHidden/>
              </w:rPr>
              <w:fldChar w:fldCharType="separate"/>
            </w:r>
            <w:r w:rsidR="004B0C50">
              <w:rPr>
                <w:noProof/>
                <w:webHidden/>
              </w:rPr>
              <w:t>29</w:t>
            </w:r>
            <w:r w:rsidR="004B0C50">
              <w:rPr>
                <w:noProof/>
                <w:webHidden/>
              </w:rPr>
              <w:fldChar w:fldCharType="end"/>
            </w:r>
          </w:hyperlink>
        </w:p>
        <w:p w14:paraId="7C824300" w14:textId="600BE74A" w:rsidR="004B0C50" w:rsidRDefault="00000000">
          <w:pPr>
            <w:pStyle w:val="TOC3"/>
            <w:tabs>
              <w:tab w:val="right" w:leader="dot" w:pos="9736"/>
            </w:tabs>
            <w:rPr>
              <w:rFonts w:asciiTheme="minorHAnsi" w:eastAsiaTheme="minorEastAsia" w:hAnsiTheme="minorHAnsi"/>
              <w:noProof/>
              <w:szCs w:val="24"/>
              <w:lang w:eastAsia="en-GB"/>
            </w:rPr>
          </w:pPr>
          <w:hyperlink w:anchor="_Toc168323972" w:history="1">
            <w:r w:rsidR="004B0C50" w:rsidRPr="008B0EB5">
              <w:rPr>
                <w:rStyle w:val="Hyperlink"/>
                <w:noProof/>
              </w:rPr>
              <w:t xml:space="preserve"> </w:t>
            </w:r>
            <w:r w:rsidR="004B0C50" w:rsidRPr="008B0EB5">
              <w:rPr>
                <w:rStyle w:val="Hyperlink"/>
                <w:rFonts w:cs="Arial"/>
                <w:noProof/>
              </w:rPr>
              <w:t>Figure 12: 2/2 Diagnostic Plots</w:t>
            </w:r>
            <w:r w:rsidR="004B0C50">
              <w:rPr>
                <w:noProof/>
                <w:webHidden/>
              </w:rPr>
              <w:tab/>
            </w:r>
            <w:r w:rsidR="004B0C50">
              <w:rPr>
                <w:noProof/>
                <w:webHidden/>
              </w:rPr>
              <w:fldChar w:fldCharType="begin"/>
            </w:r>
            <w:r w:rsidR="004B0C50">
              <w:rPr>
                <w:noProof/>
                <w:webHidden/>
              </w:rPr>
              <w:instrText xml:space="preserve"> PAGEREF _Toc168323972 \h </w:instrText>
            </w:r>
            <w:r w:rsidR="004B0C50">
              <w:rPr>
                <w:noProof/>
                <w:webHidden/>
              </w:rPr>
            </w:r>
            <w:r w:rsidR="004B0C50">
              <w:rPr>
                <w:noProof/>
                <w:webHidden/>
              </w:rPr>
              <w:fldChar w:fldCharType="separate"/>
            </w:r>
            <w:r w:rsidR="004B0C50">
              <w:rPr>
                <w:noProof/>
                <w:webHidden/>
              </w:rPr>
              <w:t>31</w:t>
            </w:r>
            <w:r w:rsidR="004B0C50">
              <w:rPr>
                <w:noProof/>
                <w:webHidden/>
              </w:rPr>
              <w:fldChar w:fldCharType="end"/>
            </w:r>
          </w:hyperlink>
        </w:p>
        <w:p w14:paraId="2C51449F" w14:textId="45669CB5" w:rsidR="004B0C50" w:rsidRDefault="00000000">
          <w:pPr>
            <w:pStyle w:val="TOC3"/>
            <w:tabs>
              <w:tab w:val="right" w:leader="dot" w:pos="9736"/>
            </w:tabs>
            <w:rPr>
              <w:rFonts w:asciiTheme="minorHAnsi" w:eastAsiaTheme="minorEastAsia" w:hAnsiTheme="minorHAnsi"/>
              <w:noProof/>
              <w:szCs w:val="24"/>
              <w:lang w:eastAsia="en-GB"/>
            </w:rPr>
          </w:pPr>
          <w:hyperlink w:anchor="_Toc168323973" w:history="1">
            <w:r w:rsidR="004B0C50" w:rsidRPr="008B0EB5">
              <w:rPr>
                <w:rStyle w:val="Hyperlink"/>
                <w:rFonts w:cs="Arial"/>
                <w:noProof/>
              </w:rPr>
              <w:t>Figure 13: Check for Linearity</w:t>
            </w:r>
            <w:r w:rsidR="004B0C50">
              <w:rPr>
                <w:noProof/>
                <w:webHidden/>
              </w:rPr>
              <w:tab/>
            </w:r>
            <w:r w:rsidR="004B0C50">
              <w:rPr>
                <w:noProof/>
                <w:webHidden/>
              </w:rPr>
              <w:fldChar w:fldCharType="begin"/>
            </w:r>
            <w:r w:rsidR="004B0C50">
              <w:rPr>
                <w:noProof/>
                <w:webHidden/>
              </w:rPr>
              <w:instrText xml:space="preserve"> PAGEREF _Toc168323973 \h </w:instrText>
            </w:r>
            <w:r w:rsidR="004B0C50">
              <w:rPr>
                <w:noProof/>
                <w:webHidden/>
              </w:rPr>
            </w:r>
            <w:r w:rsidR="004B0C50">
              <w:rPr>
                <w:noProof/>
                <w:webHidden/>
              </w:rPr>
              <w:fldChar w:fldCharType="separate"/>
            </w:r>
            <w:r w:rsidR="004B0C50">
              <w:rPr>
                <w:noProof/>
                <w:webHidden/>
              </w:rPr>
              <w:t>31</w:t>
            </w:r>
            <w:r w:rsidR="004B0C50">
              <w:rPr>
                <w:noProof/>
                <w:webHidden/>
              </w:rPr>
              <w:fldChar w:fldCharType="end"/>
            </w:r>
          </w:hyperlink>
        </w:p>
        <w:p w14:paraId="44C257B6" w14:textId="02735CFD" w:rsidR="004B0C50" w:rsidRDefault="00000000">
          <w:pPr>
            <w:pStyle w:val="TOC3"/>
            <w:tabs>
              <w:tab w:val="right" w:leader="dot" w:pos="9736"/>
            </w:tabs>
            <w:rPr>
              <w:rFonts w:asciiTheme="minorHAnsi" w:eastAsiaTheme="minorEastAsia" w:hAnsiTheme="minorHAnsi"/>
              <w:noProof/>
              <w:szCs w:val="24"/>
              <w:lang w:eastAsia="en-GB"/>
            </w:rPr>
          </w:pPr>
          <w:hyperlink w:anchor="_Toc168323974" w:history="1">
            <w:r w:rsidR="004B0C50" w:rsidRPr="008B0EB5">
              <w:rPr>
                <w:rStyle w:val="Hyperlink"/>
                <w:rFonts w:cs="Arial"/>
                <w:noProof/>
              </w:rPr>
              <w:t>Figure 14: Check of Heteroscedasticity</w:t>
            </w:r>
            <w:r w:rsidR="004B0C50">
              <w:rPr>
                <w:noProof/>
                <w:webHidden/>
              </w:rPr>
              <w:tab/>
            </w:r>
            <w:r w:rsidR="004B0C50">
              <w:rPr>
                <w:noProof/>
                <w:webHidden/>
              </w:rPr>
              <w:fldChar w:fldCharType="begin"/>
            </w:r>
            <w:r w:rsidR="004B0C50">
              <w:rPr>
                <w:noProof/>
                <w:webHidden/>
              </w:rPr>
              <w:instrText xml:space="preserve"> PAGEREF _Toc168323974 \h </w:instrText>
            </w:r>
            <w:r w:rsidR="004B0C50">
              <w:rPr>
                <w:noProof/>
                <w:webHidden/>
              </w:rPr>
            </w:r>
            <w:r w:rsidR="004B0C50">
              <w:rPr>
                <w:noProof/>
                <w:webHidden/>
              </w:rPr>
              <w:fldChar w:fldCharType="separate"/>
            </w:r>
            <w:r w:rsidR="004B0C50">
              <w:rPr>
                <w:noProof/>
                <w:webHidden/>
              </w:rPr>
              <w:t>32</w:t>
            </w:r>
            <w:r w:rsidR="004B0C50">
              <w:rPr>
                <w:noProof/>
                <w:webHidden/>
              </w:rPr>
              <w:fldChar w:fldCharType="end"/>
            </w:r>
          </w:hyperlink>
        </w:p>
        <w:p w14:paraId="6EABB3B0" w14:textId="6A83DF64" w:rsidR="004B0C50" w:rsidRDefault="00000000">
          <w:pPr>
            <w:pStyle w:val="TOC3"/>
            <w:tabs>
              <w:tab w:val="right" w:leader="dot" w:pos="9736"/>
            </w:tabs>
            <w:rPr>
              <w:rFonts w:asciiTheme="minorHAnsi" w:eastAsiaTheme="minorEastAsia" w:hAnsiTheme="minorHAnsi"/>
              <w:noProof/>
              <w:szCs w:val="24"/>
              <w:lang w:eastAsia="en-GB"/>
            </w:rPr>
          </w:pPr>
          <w:hyperlink w:anchor="_Toc168323975" w:history="1">
            <w:r w:rsidR="004B0C50" w:rsidRPr="008B0EB5">
              <w:rPr>
                <w:rStyle w:val="Hyperlink"/>
                <w:rFonts w:cs="Arial"/>
                <w:noProof/>
                <w:shd w:val="clear" w:color="auto" w:fill="FFFFFF"/>
              </w:rPr>
              <w:t>Figure 15: Shapiro-Wilk Test</w:t>
            </w:r>
            <w:r w:rsidR="004B0C50">
              <w:rPr>
                <w:noProof/>
                <w:webHidden/>
              </w:rPr>
              <w:tab/>
            </w:r>
            <w:r w:rsidR="004B0C50">
              <w:rPr>
                <w:noProof/>
                <w:webHidden/>
              </w:rPr>
              <w:fldChar w:fldCharType="begin"/>
            </w:r>
            <w:r w:rsidR="004B0C50">
              <w:rPr>
                <w:noProof/>
                <w:webHidden/>
              </w:rPr>
              <w:instrText xml:space="preserve"> PAGEREF _Toc168323975 \h </w:instrText>
            </w:r>
            <w:r w:rsidR="004B0C50">
              <w:rPr>
                <w:noProof/>
                <w:webHidden/>
              </w:rPr>
            </w:r>
            <w:r w:rsidR="004B0C50">
              <w:rPr>
                <w:noProof/>
                <w:webHidden/>
              </w:rPr>
              <w:fldChar w:fldCharType="separate"/>
            </w:r>
            <w:r w:rsidR="004B0C50">
              <w:rPr>
                <w:noProof/>
                <w:webHidden/>
              </w:rPr>
              <w:t>32</w:t>
            </w:r>
            <w:r w:rsidR="004B0C50">
              <w:rPr>
                <w:noProof/>
                <w:webHidden/>
              </w:rPr>
              <w:fldChar w:fldCharType="end"/>
            </w:r>
          </w:hyperlink>
        </w:p>
        <w:p w14:paraId="4C194738" w14:textId="4F8C81BE" w:rsidR="004B0C50" w:rsidRDefault="00000000">
          <w:pPr>
            <w:pStyle w:val="TOC3"/>
            <w:tabs>
              <w:tab w:val="right" w:leader="dot" w:pos="9736"/>
            </w:tabs>
            <w:rPr>
              <w:rFonts w:asciiTheme="minorHAnsi" w:eastAsiaTheme="minorEastAsia" w:hAnsiTheme="minorHAnsi"/>
              <w:noProof/>
              <w:szCs w:val="24"/>
              <w:lang w:eastAsia="en-GB"/>
            </w:rPr>
          </w:pPr>
          <w:hyperlink w:anchor="_Toc168323976" w:history="1">
            <w:r w:rsidR="004B0C50" w:rsidRPr="008B0EB5">
              <w:rPr>
                <w:rStyle w:val="Hyperlink"/>
                <w:rFonts w:cs="Arial"/>
                <w:noProof/>
              </w:rPr>
              <w:t>Figure 16: No Multicollinearity</w:t>
            </w:r>
            <w:r w:rsidR="004B0C50">
              <w:rPr>
                <w:noProof/>
                <w:webHidden/>
              </w:rPr>
              <w:tab/>
            </w:r>
            <w:r w:rsidR="004B0C50">
              <w:rPr>
                <w:noProof/>
                <w:webHidden/>
              </w:rPr>
              <w:fldChar w:fldCharType="begin"/>
            </w:r>
            <w:r w:rsidR="004B0C50">
              <w:rPr>
                <w:noProof/>
                <w:webHidden/>
              </w:rPr>
              <w:instrText xml:space="preserve"> PAGEREF _Toc168323976 \h </w:instrText>
            </w:r>
            <w:r w:rsidR="004B0C50">
              <w:rPr>
                <w:noProof/>
                <w:webHidden/>
              </w:rPr>
            </w:r>
            <w:r w:rsidR="004B0C50">
              <w:rPr>
                <w:noProof/>
                <w:webHidden/>
              </w:rPr>
              <w:fldChar w:fldCharType="separate"/>
            </w:r>
            <w:r w:rsidR="004B0C50">
              <w:rPr>
                <w:noProof/>
                <w:webHidden/>
              </w:rPr>
              <w:t>32</w:t>
            </w:r>
            <w:r w:rsidR="004B0C50">
              <w:rPr>
                <w:noProof/>
                <w:webHidden/>
              </w:rPr>
              <w:fldChar w:fldCharType="end"/>
            </w:r>
          </w:hyperlink>
        </w:p>
        <w:p w14:paraId="00CE18EC" w14:textId="7E5FBEB6" w:rsidR="004B0C50" w:rsidRDefault="00000000">
          <w:pPr>
            <w:pStyle w:val="TOC2"/>
            <w:tabs>
              <w:tab w:val="right" w:leader="dot" w:pos="9736"/>
            </w:tabs>
            <w:rPr>
              <w:rFonts w:asciiTheme="minorHAnsi" w:eastAsiaTheme="minorEastAsia" w:hAnsiTheme="minorHAnsi"/>
              <w:noProof/>
              <w:szCs w:val="24"/>
              <w:lang w:eastAsia="en-GB"/>
            </w:rPr>
          </w:pPr>
          <w:hyperlink w:anchor="_Toc168323977" w:history="1">
            <w:r w:rsidR="004B0C50" w:rsidRPr="008B0EB5">
              <w:rPr>
                <w:rStyle w:val="Hyperlink"/>
                <w:rFonts w:cs="Arial"/>
                <w:b/>
                <w:bCs/>
                <w:noProof/>
              </w:rPr>
              <w:t>5.2. TIME SERIES FORECASTING</w:t>
            </w:r>
            <w:r w:rsidR="004B0C50">
              <w:rPr>
                <w:noProof/>
                <w:webHidden/>
              </w:rPr>
              <w:tab/>
            </w:r>
            <w:r w:rsidR="004B0C50">
              <w:rPr>
                <w:noProof/>
                <w:webHidden/>
              </w:rPr>
              <w:fldChar w:fldCharType="begin"/>
            </w:r>
            <w:r w:rsidR="004B0C50">
              <w:rPr>
                <w:noProof/>
                <w:webHidden/>
              </w:rPr>
              <w:instrText xml:space="preserve"> PAGEREF _Toc168323977 \h </w:instrText>
            </w:r>
            <w:r w:rsidR="004B0C50">
              <w:rPr>
                <w:noProof/>
                <w:webHidden/>
              </w:rPr>
            </w:r>
            <w:r w:rsidR="004B0C50">
              <w:rPr>
                <w:noProof/>
                <w:webHidden/>
              </w:rPr>
              <w:fldChar w:fldCharType="separate"/>
            </w:r>
            <w:r w:rsidR="004B0C50">
              <w:rPr>
                <w:noProof/>
                <w:webHidden/>
              </w:rPr>
              <w:t>33</w:t>
            </w:r>
            <w:r w:rsidR="004B0C50">
              <w:rPr>
                <w:noProof/>
                <w:webHidden/>
              </w:rPr>
              <w:fldChar w:fldCharType="end"/>
            </w:r>
          </w:hyperlink>
        </w:p>
        <w:p w14:paraId="7D9EC696" w14:textId="251D9BC3" w:rsidR="004B0C50" w:rsidRDefault="00000000">
          <w:pPr>
            <w:pStyle w:val="TOC2"/>
            <w:tabs>
              <w:tab w:val="right" w:leader="dot" w:pos="9736"/>
            </w:tabs>
            <w:rPr>
              <w:rFonts w:asciiTheme="minorHAnsi" w:eastAsiaTheme="minorEastAsia" w:hAnsiTheme="minorHAnsi"/>
              <w:noProof/>
              <w:szCs w:val="24"/>
              <w:lang w:eastAsia="en-GB"/>
            </w:rPr>
          </w:pPr>
          <w:hyperlink w:anchor="_Toc168323978" w:history="1">
            <w:r w:rsidR="004B0C50" w:rsidRPr="008B0EB5">
              <w:rPr>
                <w:rStyle w:val="Hyperlink"/>
                <w:rFonts w:cs="Arial"/>
                <w:b/>
                <w:bCs/>
                <w:noProof/>
              </w:rPr>
              <w:t>5.3. DATA EVALUATION</w:t>
            </w:r>
            <w:r w:rsidR="004B0C50">
              <w:rPr>
                <w:noProof/>
                <w:webHidden/>
              </w:rPr>
              <w:tab/>
            </w:r>
            <w:r w:rsidR="004B0C50">
              <w:rPr>
                <w:noProof/>
                <w:webHidden/>
              </w:rPr>
              <w:fldChar w:fldCharType="begin"/>
            </w:r>
            <w:r w:rsidR="004B0C50">
              <w:rPr>
                <w:noProof/>
                <w:webHidden/>
              </w:rPr>
              <w:instrText xml:space="preserve"> PAGEREF _Toc168323978 \h </w:instrText>
            </w:r>
            <w:r w:rsidR="004B0C50">
              <w:rPr>
                <w:noProof/>
                <w:webHidden/>
              </w:rPr>
            </w:r>
            <w:r w:rsidR="004B0C50">
              <w:rPr>
                <w:noProof/>
                <w:webHidden/>
              </w:rPr>
              <w:fldChar w:fldCharType="separate"/>
            </w:r>
            <w:r w:rsidR="004B0C50">
              <w:rPr>
                <w:noProof/>
                <w:webHidden/>
              </w:rPr>
              <w:t>35</w:t>
            </w:r>
            <w:r w:rsidR="004B0C50">
              <w:rPr>
                <w:noProof/>
                <w:webHidden/>
              </w:rPr>
              <w:fldChar w:fldCharType="end"/>
            </w:r>
          </w:hyperlink>
        </w:p>
        <w:p w14:paraId="4F3552D1" w14:textId="234BEA06" w:rsidR="004B0C50" w:rsidRDefault="00000000">
          <w:pPr>
            <w:pStyle w:val="TOC1"/>
            <w:tabs>
              <w:tab w:val="right" w:leader="dot" w:pos="9736"/>
            </w:tabs>
            <w:rPr>
              <w:rFonts w:asciiTheme="minorHAnsi" w:eastAsiaTheme="minorEastAsia" w:hAnsiTheme="minorHAnsi"/>
              <w:noProof/>
              <w:szCs w:val="24"/>
              <w:lang w:eastAsia="en-GB"/>
            </w:rPr>
          </w:pPr>
          <w:hyperlink w:anchor="_Toc168323979" w:history="1">
            <w:r w:rsidR="004B0C50" w:rsidRPr="008B0EB5">
              <w:rPr>
                <w:rStyle w:val="Hyperlink"/>
                <w:rFonts w:cs="Arial"/>
                <w:b/>
                <w:bCs/>
                <w:noProof/>
              </w:rPr>
              <w:t>CONCLUSION</w:t>
            </w:r>
            <w:r w:rsidR="004B0C50">
              <w:rPr>
                <w:noProof/>
                <w:webHidden/>
              </w:rPr>
              <w:tab/>
            </w:r>
            <w:r w:rsidR="004B0C50">
              <w:rPr>
                <w:noProof/>
                <w:webHidden/>
              </w:rPr>
              <w:fldChar w:fldCharType="begin"/>
            </w:r>
            <w:r w:rsidR="004B0C50">
              <w:rPr>
                <w:noProof/>
                <w:webHidden/>
              </w:rPr>
              <w:instrText xml:space="preserve"> PAGEREF _Toc168323979 \h </w:instrText>
            </w:r>
            <w:r w:rsidR="004B0C50">
              <w:rPr>
                <w:noProof/>
                <w:webHidden/>
              </w:rPr>
            </w:r>
            <w:r w:rsidR="004B0C50">
              <w:rPr>
                <w:noProof/>
                <w:webHidden/>
              </w:rPr>
              <w:fldChar w:fldCharType="separate"/>
            </w:r>
            <w:r w:rsidR="004B0C50">
              <w:rPr>
                <w:noProof/>
                <w:webHidden/>
              </w:rPr>
              <w:t>36</w:t>
            </w:r>
            <w:r w:rsidR="004B0C50">
              <w:rPr>
                <w:noProof/>
                <w:webHidden/>
              </w:rPr>
              <w:fldChar w:fldCharType="end"/>
            </w:r>
          </w:hyperlink>
        </w:p>
        <w:p w14:paraId="4BB6F7B6" w14:textId="08878267" w:rsidR="004B0C50" w:rsidRDefault="00000000">
          <w:pPr>
            <w:pStyle w:val="TOC1"/>
            <w:tabs>
              <w:tab w:val="right" w:leader="dot" w:pos="9736"/>
            </w:tabs>
            <w:rPr>
              <w:rFonts w:asciiTheme="minorHAnsi" w:eastAsiaTheme="minorEastAsia" w:hAnsiTheme="minorHAnsi"/>
              <w:noProof/>
              <w:szCs w:val="24"/>
              <w:lang w:eastAsia="en-GB"/>
            </w:rPr>
          </w:pPr>
          <w:hyperlink w:anchor="_Toc168323980" w:history="1">
            <w:r w:rsidR="004B0C50" w:rsidRPr="008B0EB5">
              <w:rPr>
                <w:rStyle w:val="Hyperlink"/>
                <w:rFonts w:cs="Arial"/>
                <w:b/>
                <w:bCs/>
                <w:noProof/>
              </w:rPr>
              <w:t>REFERENCES</w:t>
            </w:r>
            <w:r w:rsidR="004B0C50">
              <w:rPr>
                <w:noProof/>
                <w:webHidden/>
              </w:rPr>
              <w:tab/>
            </w:r>
            <w:r w:rsidR="004B0C50">
              <w:rPr>
                <w:noProof/>
                <w:webHidden/>
              </w:rPr>
              <w:fldChar w:fldCharType="begin"/>
            </w:r>
            <w:r w:rsidR="004B0C50">
              <w:rPr>
                <w:noProof/>
                <w:webHidden/>
              </w:rPr>
              <w:instrText xml:space="preserve"> PAGEREF _Toc168323980 \h </w:instrText>
            </w:r>
            <w:r w:rsidR="004B0C50">
              <w:rPr>
                <w:noProof/>
                <w:webHidden/>
              </w:rPr>
            </w:r>
            <w:r w:rsidR="004B0C50">
              <w:rPr>
                <w:noProof/>
                <w:webHidden/>
              </w:rPr>
              <w:fldChar w:fldCharType="separate"/>
            </w:r>
            <w:r w:rsidR="004B0C50">
              <w:rPr>
                <w:noProof/>
                <w:webHidden/>
              </w:rPr>
              <w:t>37</w:t>
            </w:r>
            <w:r w:rsidR="004B0C50">
              <w:rPr>
                <w:noProof/>
                <w:webHidden/>
              </w:rPr>
              <w:fldChar w:fldCharType="end"/>
            </w:r>
          </w:hyperlink>
        </w:p>
        <w:p w14:paraId="1E6BEB28" w14:textId="60D95248" w:rsidR="003E0DED" w:rsidRPr="00083BC6" w:rsidRDefault="008D22E2" w:rsidP="003E0DED">
          <w:pPr>
            <w:spacing w:after="0" w:line="360" w:lineRule="auto"/>
            <w:jc w:val="both"/>
            <w:rPr>
              <w:rFonts w:cs="Arial"/>
              <w:b/>
              <w:bCs/>
            </w:rPr>
          </w:pPr>
          <w:r w:rsidRPr="00083BC6">
            <w:rPr>
              <w:rFonts w:cs="Arial"/>
              <w:b/>
              <w:bCs/>
            </w:rPr>
            <w:fldChar w:fldCharType="end"/>
          </w:r>
        </w:p>
      </w:sdtContent>
    </w:sdt>
    <w:p w14:paraId="4D262A68" w14:textId="77777777" w:rsidR="003101F6" w:rsidRPr="00083BC6" w:rsidRDefault="008D22E2" w:rsidP="008231FF">
      <w:pPr>
        <w:spacing w:after="0" w:line="360" w:lineRule="auto"/>
        <w:jc w:val="both"/>
        <w:rPr>
          <w:rFonts w:cs="Arial"/>
          <w:b/>
          <w:bCs/>
          <w:sz w:val="30"/>
          <w:szCs w:val="30"/>
        </w:rPr>
      </w:pPr>
      <w:r w:rsidRPr="00083BC6">
        <w:br w:type="page"/>
      </w:r>
      <w:r w:rsidR="003101F6" w:rsidRPr="00083BC6">
        <w:rPr>
          <w:rFonts w:cs="Arial"/>
          <w:b/>
          <w:bCs/>
          <w:sz w:val="30"/>
          <w:szCs w:val="30"/>
        </w:rPr>
        <w:lastRenderedPageBreak/>
        <w:t>LIST OF FIGURES</w:t>
      </w:r>
    </w:p>
    <w:p w14:paraId="08F27D36" w14:textId="4D27322E" w:rsidR="00701F62" w:rsidRDefault="003101F6" w:rsidP="00701F62">
      <w:pPr>
        <w:pStyle w:val="TableofFigures"/>
        <w:tabs>
          <w:tab w:val="right" w:leader="dot" w:pos="9736"/>
        </w:tabs>
        <w:spacing w:line="360" w:lineRule="auto"/>
        <w:jc w:val="both"/>
        <w:rPr>
          <w:rFonts w:asciiTheme="minorHAnsi" w:eastAsiaTheme="minorEastAsia" w:hAnsiTheme="minorHAnsi"/>
          <w:noProof/>
          <w:szCs w:val="24"/>
          <w:lang w:eastAsia="en-GB"/>
        </w:rPr>
      </w:pPr>
      <w:r w:rsidRPr="00635FC6">
        <w:rPr>
          <w:rFonts w:cs="Arial"/>
          <w:b/>
          <w:bCs/>
          <w:szCs w:val="24"/>
        </w:rPr>
        <w:fldChar w:fldCharType="begin"/>
      </w:r>
      <w:r w:rsidRPr="00635FC6">
        <w:rPr>
          <w:rFonts w:cs="Arial"/>
          <w:b/>
          <w:bCs/>
          <w:szCs w:val="24"/>
        </w:rPr>
        <w:instrText xml:space="preserve"> TOC \h \z \c "Figure" </w:instrText>
      </w:r>
      <w:r w:rsidRPr="00635FC6">
        <w:rPr>
          <w:rFonts w:cs="Arial"/>
          <w:b/>
          <w:bCs/>
          <w:szCs w:val="24"/>
        </w:rPr>
        <w:fldChar w:fldCharType="separate"/>
      </w:r>
      <w:hyperlink w:anchor="_Toc168323981" w:history="1">
        <w:r w:rsidR="00701F62" w:rsidRPr="00A24E7A">
          <w:rPr>
            <w:rStyle w:val="Hyperlink"/>
            <w:rFonts w:cs="Arial"/>
            <w:noProof/>
          </w:rPr>
          <w:t>Figure 1.  Snippet of the Raw Weather Research &amp; Forecasting Dataset</w:t>
        </w:r>
        <w:r w:rsidR="00701F62">
          <w:rPr>
            <w:noProof/>
            <w:webHidden/>
          </w:rPr>
          <w:tab/>
        </w:r>
        <w:r w:rsidR="00701F62">
          <w:rPr>
            <w:noProof/>
            <w:webHidden/>
          </w:rPr>
          <w:fldChar w:fldCharType="begin"/>
        </w:r>
        <w:r w:rsidR="00701F62">
          <w:rPr>
            <w:noProof/>
            <w:webHidden/>
          </w:rPr>
          <w:instrText xml:space="preserve"> PAGEREF _Toc168323981 \h </w:instrText>
        </w:r>
        <w:r w:rsidR="00701F62">
          <w:rPr>
            <w:noProof/>
            <w:webHidden/>
          </w:rPr>
        </w:r>
        <w:r w:rsidR="00701F62">
          <w:rPr>
            <w:noProof/>
            <w:webHidden/>
          </w:rPr>
          <w:fldChar w:fldCharType="separate"/>
        </w:r>
        <w:r w:rsidR="00701F62">
          <w:rPr>
            <w:noProof/>
            <w:webHidden/>
          </w:rPr>
          <w:t>13</w:t>
        </w:r>
        <w:r w:rsidR="00701F62">
          <w:rPr>
            <w:noProof/>
            <w:webHidden/>
          </w:rPr>
          <w:fldChar w:fldCharType="end"/>
        </w:r>
      </w:hyperlink>
    </w:p>
    <w:p w14:paraId="59BA4912" w14:textId="5370DAFB"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82" w:history="1">
        <w:r w:rsidR="00701F62" w:rsidRPr="00A24E7A">
          <w:rPr>
            <w:rStyle w:val="Hyperlink"/>
            <w:rFonts w:cs="Arial"/>
            <w:noProof/>
          </w:rPr>
          <w:t>Figure 2. Importing the raw dataset</w:t>
        </w:r>
        <w:r w:rsidR="00701F62">
          <w:rPr>
            <w:noProof/>
            <w:webHidden/>
          </w:rPr>
          <w:tab/>
        </w:r>
        <w:r w:rsidR="00701F62">
          <w:rPr>
            <w:noProof/>
            <w:webHidden/>
          </w:rPr>
          <w:fldChar w:fldCharType="begin"/>
        </w:r>
        <w:r w:rsidR="00701F62">
          <w:rPr>
            <w:noProof/>
            <w:webHidden/>
          </w:rPr>
          <w:instrText xml:space="preserve"> PAGEREF _Toc168323982 \h </w:instrText>
        </w:r>
        <w:r w:rsidR="00701F62">
          <w:rPr>
            <w:noProof/>
            <w:webHidden/>
          </w:rPr>
        </w:r>
        <w:r w:rsidR="00701F62">
          <w:rPr>
            <w:noProof/>
            <w:webHidden/>
          </w:rPr>
          <w:fldChar w:fldCharType="separate"/>
        </w:r>
        <w:r w:rsidR="00701F62">
          <w:rPr>
            <w:noProof/>
            <w:webHidden/>
          </w:rPr>
          <w:t>14</w:t>
        </w:r>
        <w:r w:rsidR="00701F62">
          <w:rPr>
            <w:noProof/>
            <w:webHidden/>
          </w:rPr>
          <w:fldChar w:fldCharType="end"/>
        </w:r>
      </w:hyperlink>
    </w:p>
    <w:p w14:paraId="5A922A2E" w14:textId="27D99A73"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83" w:history="1">
        <w:r w:rsidR="00701F62" w:rsidRPr="00A24E7A">
          <w:rPr>
            <w:rStyle w:val="Hyperlink"/>
            <w:rFonts w:cs="Arial"/>
            <w:noProof/>
          </w:rPr>
          <w:t>Figure 3. Restructuring of the dataset</w:t>
        </w:r>
        <w:r w:rsidR="00701F62">
          <w:rPr>
            <w:noProof/>
            <w:webHidden/>
          </w:rPr>
          <w:tab/>
        </w:r>
        <w:r w:rsidR="00701F62">
          <w:rPr>
            <w:noProof/>
            <w:webHidden/>
          </w:rPr>
          <w:fldChar w:fldCharType="begin"/>
        </w:r>
        <w:r w:rsidR="00701F62">
          <w:rPr>
            <w:noProof/>
            <w:webHidden/>
          </w:rPr>
          <w:instrText xml:space="preserve"> PAGEREF _Toc168323983 \h </w:instrText>
        </w:r>
        <w:r w:rsidR="00701F62">
          <w:rPr>
            <w:noProof/>
            <w:webHidden/>
          </w:rPr>
        </w:r>
        <w:r w:rsidR="00701F62">
          <w:rPr>
            <w:noProof/>
            <w:webHidden/>
          </w:rPr>
          <w:fldChar w:fldCharType="separate"/>
        </w:r>
        <w:r w:rsidR="00701F62">
          <w:rPr>
            <w:noProof/>
            <w:webHidden/>
          </w:rPr>
          <w:t>14</w:t>
        </w:r>
        <w:r w:rsidR="00701F62">
          <w:rPr>
            <w:noProof/>
            <w:webHidden/>
          </w:rPr>
          <w:fldChar w:fldCharType="end"/>
        </w:r>
      </w:hyperlink>
    </w:p>
    <w:p w14:paraId="3468FD1B" w14:textId="040CDA2E"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84" w:history="1">
        <w:r w:rsidR="00701F62" w:rsidRPr="00A24E7A">
          <w:rPr>
            <w:rStyle w:val="Hyperlink"/>
            <w:rFonts w:cs="Arial"/>
            <w:noProof/>
          </w:rPr>
          <w:t>Figure 4. Creating new variable “Datetime” using the time as.POSIXlt</w:t>
        </w:r>
        <w:r w:rsidR="00701F62">
          <w:rPr>
            <w:noProof/>
            <w:webHidden/>
          </w:rPr>
          <w:tab/>
        </w:r>
        <w:r w:rsidR="00701F62">
          <w:rPr>
            <w:noProof/>
            <w:webHidden/>
          </w:rPr>
          <w:fldChar w:fldCharType="begin"/>
        </w:r>
        <w:r w:rsidR="00701F62">
          <w:rPr>
            <w:noProof/>
            <w:webHidden/>
          </w:rPr>
          <w:instrText xml:space="preserve"> PAGEREF _Toc168323984 \h </w:instrText>
        </w:r>
        <w:r w:rsidR="00701F62">
          <w:rPr>
            <w:noProof/>
            <w:webHidden/>
          </w:rPr>
        </w:r>
        <w:r w:rsidR="00701F62">
          <w:rPr>
            <w:noProof/>
            <w:webHidden/>
          </w:rPr>
          <w:fldChar w:fldCharType="separate"/>
        </w:r>
        <w:r w:rsidR="00701F62">
          <w:rPr>
            <w:noProof/>
            <w:webHidden/>
          </w:rPr>
          <w:t>15</w:t>
        </w:r>
        <w:r w:rsidR="00701F62">
          <w:rPr>
            <w:noProof/>
            <w:webHidden/>
          </w:rPr>
          <w:fldChar w:fldCharType="end"/>
        </w:r>
      </w:hyperlink>
    </w:p>
    <w:p w14:paraId="3AC2B8D8" w14:textId="661CC4D4"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85" w:history="1">
        <w:r w:rsidR="00701F62" w:rsidRPr="00A24E7A">
          <w:rPr>
            <w:rStyle w:val="Hyperlink"/>
            <w:rFonts w:cs="Arial"/>
            <w:noProof/>
          </w:rPr>
          <w:t>Figure 5. head() function.</w:t>
        </w:r>
        <w:r w:rsidR="00701F62">
          <w:rPr>
            <w:noProof/>
            <w:webHidden/>
          </w:rPr>
          <w:tab/>
        </w:r>
        <w:r w:rsidR="00701F62">
          <w:rPr>
            <w:noProof/>
            <w:webHidden/>
          </w:rPr>
          <w:fldChar w:fldCharType="begin"/>
        </w:r>
        <w:r w:rsidR="00701F62">
          <w:rPr>
            <w:noProof/>
            <w:webHidden/>
          </w:rPr>
          <w:instrText xml:space="preserve"> PAGEREF _Toc168323985 \h </w:instrText>
        </w:r>
        <w:r w:rsidR="00701F62">
          <w:rPr>
            <w:noProof/>
            <w:webHidden/>
          </w:rPr>
        </w:r>
        <w:r w:rsidR="00701F62">
          <w:rPr>
            <w:noProof/>
            <w:webHidden/>
          </w:rPr>
          <w:fldChar w:fldCharType="separate"/>
        </w:r>
        <w:r w:rsidR="00701F62">
          <w:rPr>
            <w:noProof/>
            <w:webHidden/>
          </w:rPr>
          <w:t>15</w:t>
        </w:r>
        <w:r w:rsidR="00701F62">
          <w:rPr>
            <w:noProof/>
            <w:webHidden/>
          </w:rPr>
          <w:fldChar w:fldCharType="end"/>
        </w:r>
      </w:hyperlink>
    </w:p>
    <w:p w14:paraId="5B3A0D9C" w14:textId="2579A5B7"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86" w:history="1">
        <w:r w:rsidR="00701F62" w:rsidRPr="00A24E7A">
          <w:rPr>
            <w:rStyle w:val="Hyperlink"/>
            <w:rFonts w:cs="Arial"/>
            <w:noProof/>
          </w:rPr>
          <w:t>Figure 6. tail() function.</w:t>
        </w:r>
        <w:r w:rsidR="00701F62">
          <w:rPr>
            <w:noProof/>
            <w:webHidden/>
          </w:rPr>
          <w:tab/>
        </w:r>
        <w:r w:rsidR="00701F62">
          <w:rPr>
            <w:noProof/>
            <w:webHidden/>
          </w:rPr>
          <w:fldChar w:fldCharType="begin"/>
        </w:r>
        <w:r w:rsidR="00701F62">
          <w:rPr>
            <w:noProof/>
            <w:webHidden/>
          </w:rPr>
          <w:instrText xml:space="preserve"> PAGEREF _Toc168323986 \h </w:instrText>
        </w:r>
        <w:r w:rsidR="00701F62">
          <w:rPr>
            <w:noProof/>
            <w:webHidden/>
          </w:rPr>
        </w:r>
        <w:r w:rsidR="00701F62">
          <w:rPr>
            <w:noProof/>
            <w:webHidden/>
          </w:rPr>
          <w:fldChar w:fldCharType="separate"/>
        </w:r>
        <w:r w:rsidR="00701F62">
          <w:rPr>
            <w:noProof/>
            <w:webHidden/>
          </w:rPr>
          <w:t>16</w:t>
        </w:r>
        <w:r w:rsidR="00701F62">
          <w:rPr>
            <w:noProof/>
            <w:webHidden/>
          </w:rPr>
          <w:fldChar w:fldCharType="end"/>
        </w:r>
      </w:hyperlink>
    </w:p>
    <w:p w14:paraId="5D28FD06" w14:textId="5CE34402"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87" w:history="1">
        <w:r w:rsidR="00701F62" w:rsidRPr="00A24E7A">
          <w:rPr>
            <w:rStyle w:val="Hyperlink"/>
            <w:rFonts w:cs="Arial"/>
            <w:noProof/>
          </w:rPr>
          <w:t>Figure 7. Display of Missing Value per Column</w:t>
        </w:r>
        <w:r w:rsidR="00701F62">
          <w:rPr>
            <w:noProof/>
            <w:webHidden/>
          </w:rPr>
          <w:tab/>
        </w:r>
        <w:r w:rsidR="00701F62">
          <w:rPr>
            <w:noProof/>
            <w:webHidden/>
          </w:rPr>
          <w:fldChar w:fldCharType="begin"/>
        </w:r>
        <w:r w:rsidR="00701F62">
          <w:rPr>
            <w:noProof/>
            <w:webHidden/>
          </w:rPr>
          <w:instrText xml:space="preserve"> PAGEREF _Toc168323987 \h </w:instrText>
        </w:r>
        <w:r w:rsidR="00701F62">
          <w:rPr>
            <w:noProof/>
            <w:webHidden/>
          </w:rPr>
        </w:r>
        <w:r w:rsidR="00701F62">
          <w:rPr>
            <w:noProof/>
            <w:webHidden/>
          </w:rPr>
          <w:fldChar w:fldCharType="separate"/>
        </w:r>
        <w:r w:rsidR="00701F62">
          <w:rPr>
            <w:noProof/>
            <w:webHidden/>
          </w:rPr>
          <w:t>16</w:t>
        </w:r>
        <w:r w:rsidR="00701F62">
          <w:rPr>
            <w:noProof/>
            <w:webHidden/>
          </w:rPr>
          <w:fldChar w:fldCharType="end"/>
        </w:r>
      </w:hyperlink>
    </w:p>
    <w:p w14:paraId="087FC9D7" w14:textId="7056ED83"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88" w:history="1">
        <w:r w:rsidR="00701F62" w:rsidRPr="00A24E7A">
          <w:rPr>
            <w:rStyle w:val="Hyperlink"/>
            <w:rFonts w:cs="Arial"/>
            <w:noProof/>
          </w:rPr>
          <w:t>Figure 8. Plot for our missing values on each column.</w:t>
        </w:r>
        <w:r w:rsidR="00701F62">
          <w:rPr>
            <w:noProof/>
            <w:webHidden/>
          </w:rPr>
          <w:tab/>
        </w:r>
        <w:r w:rsidR="00701F62">
          <w:rPr>
            <w:noProof/>
            <w:webHidden/>
          </w:rPr>
          <w:fldChar w:fldCharType="begin"/>
        </w:r>
        <w:r w:rsidR="00701F62">
          <w:rPr>
            <w:noProof/>
            <w:webHidden/>
          </w:rPr>
          <w:instrText xml:space="preserve"> PAGEREF _Toc168323988 \h </w:instrText>
        </w:r>
        <w:r w:rsidR="00701F62">
          <w:rPr>
            <w:noProof/>
            <w:webHidden/>
          </w:rPr>
        </w:r>
        <w:r w:rsidR="00701F62">
          <w:rPr>
            <w:noProof/>
            <w:webHidden/>
          </w:rPr>
          <w:fldChar w:fldCharType="separate"/>
        </w:r>
        <w:r w:rsidR="00701F62">
          <w:rPr>
            <w:noProof/>
            <w:webHidden/>
          </w:rPr>
          <w:t>17</w:t>
        </w:r>
        <w:r w:rsidR="00701F62">
          <w:rPr>
            <w:noProof/>
            <w:webHidden/>
          </w:rPr>
          <w:fldChar w:fldCharType="end"/>
        </w:r>
      </w:hyperlink>
    </w:p>
    <w:p w14:paraId="296EFDD8" w14:textId="1CEFF6D9"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89" w:history="1">
        <w:r w:rsidR="00701F62" w:rsidRPr="00A24E7A">
          <w:rPr>
            <w:rStyle w:val="Hyperlink"/>
            <w:rFonts w:cs="Arial"/>
            <w:noProof/>
          </w:rPr>
          <w:t>Figure 9. Bar chart of missing values</w:t>
        </w:r>
        <w:r w:rsidR="00701F62">
          <w:rPr>
            <w:noProof/>
            <w:webHidden/>
          </w:rPr>
          <w:tab/>
        </w:r>
        <w:r w:rsidR="00701F62">
          <w:rPr>
            <w:noProof/>
            <w:webHidden/>
          </w:rPr>
          <w:fldChar w:fldCharType="begin"/>
        </w:r>
        <w:r w:rsidR="00701F62">
          <w:rPr>
            <w:noProof/>
            <w:webHidden/>
          </w:rPr>
          <w:instrText xml:space="preserve"> PAGEREF _Toc168323989 \h </w:instrText>
        </w:r>
        <w:r w:rsidR="00701F62">
          <w:rPr>
            <w:noProof/>
            <w:webHidden/>
          </w:rPr>
        </w:r>
        <w:r w:rsidR="00701F62">
          <w:rPr>
            <w:noProof/>
            <w:webHidden/>
          </w:rPr>
          <w:fldChar w:fldCharType="separate"/>
        </w:r>
        <w:r w:rsidR="00701F62">
          <w:rPr>
            <w:noProof/>
            <w:webHidden/>
          </w:rPr>
          <w:t>17</w:t>
        </w:r>
        <w:r w:rsidR="00701F62">
          <w:rPr>
            <w:noProof/>
            <w:webHidden/>
          </w:rPr>
          <w:fldChar w:fldCharType="end"/>
        </w:r>
      </w:hyperlink>
    </w:p>
    <w:p w14:paraId="220D1EEA" w14:textId="3009ABFA"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90" w:history="1">
        <w:r w:rsidR="00701F62" w:rsidRPr="00A24E7A">
          <w:rPr>
            <w:rStyle w:val="Hyperlink"/>
            <w:rFonts w:cs="Arial"/>
            <w:noProof/>
          </w:rPr>
          <w:t>Figure 10. Visualisation of missing values using vis_miss() function</w:t>
        </w:r>
        <w:r w:rsidR="00701F62">
          <w:rPr>
            <w:noProof/>
            <w:webHidden/>
          </w:rPr>
          <w:tab/>
        </w:r>
        <w:r w:rsidR="00701F62">
          <w:rPr>
            <w:noProof/>
            <w:webHidden/>
          </w:rPr>
          <w:fldChar w:fldCharType="begin"/>
        </w:r>
        <w:r w:rsidR="00701F62">
          <w:rPr>
            <w:noProof/>
            <w:webHidden/>
          </w:rPr>
          <w:instrText xml:space="preserve"> PAGEREF _Toc168323990 \h </w:instrText>
        </w:r>
        <w:r w:rsidR="00701F62">
          <w:rPr>
            <w:noProof/>
            <w:webHidden/>
          </w:rPr>
        </w:r>
        <w:r w:rsidR="00701F62">
          <w:rPr>
            <w:noProof/>
            <w:webHidden/>
          </w:rPr>
          <w:fldChar w:fldCharType="separate"/>
        </w:r>
        <w:r w:rsidR="00701F62">
          <w:rPr>
            <w:noProof/>
            <w:webHidden/>
          </w:rPr>
          <w:t>17</w:t>
        </w:r>
        <w:r w:rsidR="00701F62">
          <w:rPr>
            <w:noProof/>
            <w:webHidden/>
          </w:rPr>
          <w:fldChar w:fldCharType="end"/>
        </w:r>
      </w:hyperlink>
    </w:p>
    <w:p w14:paraId="6C67A982" w14:textId="3E3870E6"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91" w:history="1">
        <w:r w:rsidR="00701F62" w:rsidRPr="00A24E7A">
          <w:rPr>
            <w:rStyle w:val="Hyperlink"/>
            <w:rFonts w:cs="Arial"/>
            <w:noProof/>
          </w:rPr>
          <w:t>Figure 11 Linear Interpolation of all NA values.</w:t>
        </w:r>
        <w:r w:rsidR="00701F62">
          <w:rPr>
            <w:noProof/>
            <w:webHidden/>
          </w:rPr>
          <w:tab/>
        </w:r>
        <w:r w:rsidR="00701F62">
          <w:rPr>
            <w:noProof/>
            <w:webHidden/>
          </w:rPr>
          <w:fldChar w:fldCharType="begin"/>
        </w:r>
        <w:r w:rsidR="00701F62">
          <w:rPr>
            <w:noProof/>
            <w:webHidden/>
          </w:rPr>
          <w:instrText xml:space="preserve"> PAGEREF _Toc168323991 \h </w:instrText>
        </w:r>
        <w:r w:rsidR="00701F62">
          <w:rPr>
            <w:noProof/>
            <w:webHidden/>
          </w:rPr>
        </w:r>
        <w:r w:rsidR="00701F62">
          <w:rPr>
            <w:noProof/>
            <w:webHidden/>
          </w:rPr>
          <w:fldChar w:fldCharType="separate"/>
        </w:r>
        <w:r w:rsidR="00701F62">
          <w:rPr>
            <w:noProof/>
            <w:webHidden/>
          </w:rPr>
          <w:t>18</w:t>
        </w:r>
        <w:r w:rsidR="00701F62">
          <w:rPr>
            <w:noProof/>
            <w:webHidden/>
          </w:rPr>
          <w:fldChar w:fldCharType="end"/>
        </w:r>
      </w:hyperlink>
    </w:p>
    <w:p w14:paraId="5FDECA66" w14:textId="4BF26147"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92" w:history="1">
        <w:r w:rsidR="00701F62" w:rsidRPr="00A24E7A">
          <w:rPr>
            <w:rStyle w:val="Hyperlink"/>
            <w:rFonts w:cs="Arial"/>
            <w:noProof/>
          </w:rPr>
          <w:t>Figure 12. Handled missing values after deploying Linear Interpolation function.</w:t>
        </w:r>
        <w:r w:rsidR="00701F62">
          <w:rPr>
            <w:noProof/>
            <w:webHidden/>
          </w:rPr>
          <w:tab/>
        </w:r>
        <w:r w:rsidR="00701F62">
          <w:rPr>
            <w:noProof/>
            <w:webHidden/>
          </w:rPr>
          <w:fldChar w:fldCharType="begin"/>
        </w:r>
        <w:r w:rsidR="00701F62">
          <w:rPr>
            <w:noProof/>
            <w:webHidden/>
          </w:rPr>
          <w:instrText xml:space="preserve"> PAGEREF _Toc168323992 \h </w:instrText>
        </w:r>
        <w:r w:rsidR="00701F62">
          <w:rPr>
            <w:noProof/>
            <w:webHidden/>
          </w:rPr>
        </w:r>
        <w:r w:rsidR="00701F62">
          <w:rPr>
            <w:noProof/>
            <w:webHidden/>
          </w:rPr>
          <w:fldChar w:fldCharType="separate"/>
        </w:r>
        <w:r w:rsidR="00701F62">
          <w:rPr>
            <w:noProof/>
            <w:webHidden/>
          </w:rPr>
          <w:t>18</w:t>
        </w:r>
        <w:r w:rsidR="00701F62">
          <w:rPr>
            <w:noProof/>
            <w:webHidden/>
          </w:rPr>
          <w:fldChar w:fldCharType="end"/>
        </w:r>
      </w:hyperlink>
    </w:p>
    <w:p w14:paraId="010793BC" w14:textId="4900FA91"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93" w:history="1">
        <w:r w:rsidR="00701F62" w:rsidRPr="00A24E7A">
          <w:rPr>
            <w:rStyle w:val="Hyperlink"/>
            <w:rFonts w:cs="Arial"/>
            <w:noProof/>
          </w:rPr>
          <w:t>Figure 13. Visualisation of columns after handling the missing values</w:t>
        </w:r>
        <w:r w:rsidR="00701F62">
          <w:rPr>
            <w:noProof/>
            <w:webHidden/>
          </w:rPr>
          <w:tab/>
        </w:r>
        <w:r w:rsidR="00701F62">
          <w:rPr>
            <w:noProof/>
            <w:webHidden/>
          </w:rPr>
          <w:fldChar w:fldCharType="begin"/>
        </w:r>
        <w:r w:rsidR="00701F62">
          <w:rPr>
            <w:noProof/>
            <w:webHidden/>
          </w:rPr>
          <w:instrText xml:space="preserve"> PAGEREF _Toc168323993 \h </w:instrText>
        </w:r>
        <w:r w:rsidR="00701F62">
          <w:rPr>
            <w:noProof/>
            <w:webHidden/>
          </w:rPr>
        </w:r>
        <w:r w:rsidR="00701F62">
          <w:rPr>
            <w:noProof/>
            <w:webHidden/>
          </w:rPr>
          <w:fldChar w:fldCharType="separate"/>
        </w:r>
        <w:r w:rsidR="00701F62">
          <w:rPr>
            <w:noProof/>
            <w:webHidden/>
          </w:rPr>
          <w:t>18</w:t>
        </w:r>
        <w:r w:rsidR="00701F62">
          <w:rPr>
            <w:noProof/>
            <w:webHidden/>
          </w:rPr>
          <w:fldChar w:fldCharType="end"/>
        </w:r>
      </w:hyperlink>
    </w:p>
    <w:p w14:paraId="1ABB3D42" w14:textId="509C9DF6"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94" w:history="1">
        <w:r w:rsidR="00701F62" w:rsidRPr="00A24E7A">
          <w:rPr>
            <w:rStyle w:val="Hyperlink"/>
            <w:rFonts w:cs="Arial"/>
            <w:noProof/>
          </w:rPr>
          <w:t>Figure 14. Creating “Windspeed” variable using the X and Y components of windspeed</w:t>
        </w:r>
        <w:r w:rsidR="00701F62">
          <w:rPr>
            <w:noProof/>
            <w:webHidden/>
          </w:rPr>
          <w:tab/>
        </w:r>
        <w:r w:rsidR="00701F62">
          <w:rPr>
            <w:noProof/>
            <w:webHidden/>
          </w:rPr>
          <w:fldChar w:fldCharType="begin"/>
        </w:r>
        <w:r w:rsidR="00701F62">
          <w:rPr>
            <w:noProof/>
            <w:webHidden/>
          </w:rPr>
          <w:instrText xml:space="preserve"> PAGEREF _Toc168323994 \h </w:instrText>
        </w:r>
        <w:r w:rsidR="00701F62">
          <w:rPr>
            <w:noProof/>
            <w:webHidden/>
          </w:rPr>
        </w:r>
        <w:r w:rsidR="00701F62">
          <w:rPr>
            <w:noProof/>
            <w:webHidden/>
          </w:rPr>
          <w:fldChar w:fldCharType="separate"/>
        </w:r>
        <w:r w:rsidR="00701F62">
          <w:rPr>
            <w:noProof/>
            <w:webHidden/>
          </w:rPr>
          <w:t>19</w:t>
        </w:r>
        <w:r w:rsidR="00701F62">
          <w:rPr>
            <w:noProof/>
            <w:webHidden/>
          </w:rPr>
          <w:fldChar w:fldCharType="end"/>
        </w:r>
      </w:hyperlink>
    </w:p>
    <w:p w14:paraId="1C29DC08" w14:textId="5C3EA7B7"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95" w:history="1">
        <w:r w:rsidR="00701F62" w:rsidRPr="00A24E7A">
          <w:rPr>
            <w:rStyle w:val="Hyperlink"/>
            <w:rFonts w:cs="Arial"/>
            <w:noProof/>
          </w:rPr>
          <w:t>Figure 15. Dropping of Columns</w:t>
        </w:r>
        <w:r w:rsidR="00701F62">
          <w:rPr>
            <w:noProof/>
            <w:webHidden/>
          </w:rPr>
          <w:tab/>
        </w:r>
        <w:r w:rsidR="00701F62">
          <w:rPr>
            <w:noProof/>
            <w:webHidden/>
          </w:rPr>
          <w:fldChar w:fldCharType="begin"/>
        </w:r>
        <w:r w:rsidR="00701F62">
          <w:rPr>
            <w:noProof/>
            <w:webHidden/>
          </w:rPr>
          <w:instrText xml:space="preserve"> PAGEREF _Toc168323995 \h </w:instrText>
        </w:r>
        <w:r w:rsidR="00701F62">
          <w:rPr>
            <w:noProof/>
            <w:webHidden/>
          </w:rPr>
        </w:r>
        <w:r w:rsidR="00701F62">
          <w:rPr>
            <w:noProof/>
            <w:webHidden/>
          </w:rPr>
          <w:fldChar w:fldCharType="separate"/>
        </w:r>
        <w:r w:rsidR="00701F62">
          <w:rPr>
            <w:noProof/>
            <w:webHidden/>
          </w:rPr>
          <w:t>19</w:t>
        </w:r>
        <w:r w:rsidR="00701F62">
          <w:rPr>
            <w:noProof/>
            <w:webHidden/>
          </w:rPr>
          <w:fldChar w:fldCharType="end"/>
        </w:r>
      </w:hyperlink>
    </w:p>
    <w:p w14:paraId="0CEACFBA" w14:textId="7B8B9E32"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96" w:history="1">
        <w:r w:rsidR="00701F62" w:rsidRPr="00A24E7A">
          <w:rPr>
            <w:rStyle w:val="Hyperlink"/>
            <w:rFonts w:cs="Arial"/>
            <w:noProof/>
          </w:rPr>
          <w:t>Figure 16. Conversion of Some Parameters</w:t>
        </w:r>
        <w:r w:rsidR="00701F62">
          <w:rPr>
            <w:noProof/>
            <w:webHidden/>
          </w:rPr>
          <w:tab/>
        </w:r>
        <w:r w:rsidR="00701F62">
          <w:rPr>
            <w:noProof/>
            <w:webHidden/>
          </w:rPr>
          <w:fldChar w:fldCharType="begin"/>
        </w:r>
        <w:r w:rsidR="00701F62">
          <w:rPr>
            <w:noProof/>
            <w:webHidden/>
          </w:rPr>
          <w:instrText xml:space="preserve"> PAGEREF _Toc168323996 \h </w:instrText>
        </w:r>
        <w:r w:rsidR="00701F62">
          <w:rPr>
            <w:noProof/>
            <w:webHidden/>
          </w:rPr>
        </w:r>
        <w:r w:rsidR="00701F62">
          <w:rPr>
            <w:noProof/>
            <w:webHidden/>
          </w:rPr>
          <w:fldChar w:fldCharType="separate"/>
        </w:r>
        <w:r w:rsidR="00701F62">
          <w:rPr>
            <w:noProof/>
            <w:webHidden/>
          </w:rPr>
          <w:t>19</w:t>
        </w:r>
        <w:r w:rsidR="00701F62">
          <w:rPr>
            <w:noProof/>
            <w:webHidden/>
          </w:rPr>
          <w:fldChar w:fldCharType="end"/>
        </w:r>
      </w:hyperlink>
    </w:p>
    <w:p w14:paraId="272FBFDE" w14:textId="6493A14F"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97" w:history="1">
        <w:r w:rsidR="00701F62" w:rsidRPr="00A24E7A">
          <w:rPr>
            <w:rStyle w:val="Hyperlink"/>
            <w:rFonts w:cs="Arial"/>
            <w:noProof/>
          </w:rPr>
          <w:t>Figure 17. head() view of my cleaned dataset.</w:t>
        </w:r>
        <w:r w:rsidR="00701F62">
          <w:rPr>
            <w:noProof/>
            <w:webHidden/>
          </w:rPr>
          <w:tab/>
        </w:r>
        <w:r w:rsidR="00701F62">
          <w:rPr>
            <w:noProof/>
            <w:webHidden/>
          </w:rPr>
          <w:fldChar w:fldCharType="begin"/>
        </w:r>
        <w:r w:rsidR="00701F62">
          <w:rPr>
            <w:noProof/>
            <w:webHidden/>
          </w:rPr>
          <w:instrText xml:space="preserve"> PAGEREF _Toc168323997 \h </w:instrText>
        </w:r>
        <w:r w:rsidR="00701F62">
          <w:rPr>
            <w:noProof/>
            <w:webHidden/>
          </w:rPr>
        </w:r>
        <w:r w:rsidR="00701F62">
          <w:rPr>
            <w:noProof/>
            <w:webHidden/>
          </w:rPr>
          <w:fldChar w:fldCharType="separate"/>
        </w:r>
        <w:r w:rsidR="00701F62">
          <w:rPr>
            <w:noProof/>
            <w:webHidden/>
          </w:rPr>
          <w:t>20</w:t>
        </w:r>
        <w:r w:rsidR="00701F62">
          <w:rPr>
            <w:noProof/>
            <w:webHidden/>
          </w:rPr>
          <w:fldChar w:fldCharType="end"/>
        </w:r>
      </w:hyperlink>
    </w:p>
    <w:p w14:paraId="6DE066B3" w14:textId="26E5222E"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98" w:history="1">
        <w:r w:rsidR="00701F62" w:rsidRPr="00A24E7A">
          <w:rPr>
            <w:rStyle w:val="Hyperlink"/>
            <w:rFonts w:cs="Arial"/>
            <w:noProof/>
          </w:rPr>
          <w:t>Figure 18.tail() view of my cleaned dataset.</w:t>
        </w:r>
        <w:r w:rsidR="00701F62">
          <w:rPr>
            <w:noProof/>
            <w:webHidden/>
          </w:rPr>
          <w:tab/>
        </w:r>
        <w:r w:rsidR="00701F62">
          <w:rPr>
            <w:noProof/>
            <w:webHidden/>
          </w:rPr>
          <w:fldChar w:fldCharType="begin"/>
        </w:r>
        <w:r w:rsidR="00701F62">
          <w:rPr>
            <w:noProof/>
            <w:webHidden/>
          </w:rPr>
          <w:instrText xml:space="preserve"> PAGEREF _Toc168323998 \h </w:instrText>
        </w:r>
        <w:r w:rsidR="00701F62">
          <w:rPr>
            <w:noProof/>
            <w:webHidden/>
          </w:rPr>
        </w:r>
        <w:r w:rsidR="00701F62">
          <w:rPr>
            <w:noProof/>
            <w:webHidden/>
          </w:rPr>
          <w:fldChar w:fldCharType="separate"/>
        </w:r>
        <w:r w:rsidR="00701F62">
          <w:rPr>
            <w:noProof/>
            <w:webHidden/>
          </w:rPr>
          <w:t>20</w:t>
        </w:r>
        <w:r w:rsidR="00701F62">
          <w:rPr>
            <w:noProof/>
            <w:webHidden/>
          </w:rPr>
          <w:fldChar w:fldCharType="end"/>
        </w:r>
      </w:hyperlink>
    </w:p>
    <w:p w14:paraId="54D0C851" w14:textId="71E66933"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3999" w:history="1">
        <w:r w:rsidR="00701F62" w:rsidRPr="00A24E7A">
          <w:rPr>
            <w:rStyle w:val="Hyperlink"/>
            <w:rFonts w:cs="Arial"/>
            <w:noProof/>
          </w:rPr>
          <w:t>Figure 19. Detecting outliers in TSK column using IQR</w:t>
        </w:r>
        <w:r w:rsidR="00701F62">
          <w:rPr>
            <w:noProof/>
            <w:webHidden/>
          </w:rPr>
          <w:tab/>
        </w:r>
        <w:r w:rsidR="00701F62">
          <w:rPr>
            <w:noProof/>
            <w:webHidden/>
          </w:rPr>
          <w:fldChar w:fldCharType="begin"/>
        </w:r>
        <w:r w:rsidR="00701F62">
          <w:rPr>
            <w:noProof/>
            <w:webHidden/>
          </w:rPr>
          <w:instrText xml:space="preserve"> PAGEREF _Toc168323999 \h </w:instrText>
        </w:r>
        <w:r w:rsidR="00701F62">
          <w:rPr>
            <w:noProof/>
            <w:webHidden/>
          </w:rPr>
        </w:r>
        <w:r w:rsidR="00701F62">
          <w:rPr>
            <w:noProof/>
            <w:webHidden/>
          </w:rPr>
          <w:fldChar w:fldCharType="separate"/>
        </w:r>
        <w:r w:rsidR="00701F62">
          <w:rPr>
            <w:noProof/>
            <w:webHidden/>
          </w:rPr>
          <w:t>21</w:t>
        </w:r>
        <w:r w:rsidR="00701F62">
          <w:rPr>
            <w:noProof/>
            <w:webHidden/>
          </w:rPr>
          <w:fldChar w:fldCharType="end"/>
        </w:r>
      </w:hyperlink>
    </w:p>
    <w:p w14:paraId="68A1A137" w14:textId="4D05ED82"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00" w:history="1">
        <w:r w:rsidR="00701F62" w:rsidRPr="00A24E7A">
          <w:rPr>
            <w:rStyle w:val="Hyperlink"/>
            <w:rFonts w:cs="Arial"/>
            <w:noProof/>
          </w:rPr>
          <w:t>Figure 20. Boxplot Visualisation of Surface Temperature (TSK) Column</w:t>
        </w:r>
        <w:r w:rsidR="00701F62">
          <w:rPr>
            <w:noProof/>
            <w:webHidden/>
          </w:rPr>
          <w:tab/>
        </w:r>
        <w:r w:rsidR="00701F62">
          <w:rPr>
            <w:noProof/>
            <w:webHidden/>
          </w:rPr>
          <w:fldChar w:fldCharType="begin"/>
        </w:r>
        <w:r w:rsidR="00701F62">
          <w:rPr>
            <w:noProof/>
            <w:webHidden/>
          </w:rPr>
          <w:instrText xml:space="preserve"> PAGEREF _Toc168324000 \h </w:instrText>
        </w:r>
        <w:r w:rsidR="00701F62">
          <w:rPr>
            <w:noProof/>
            <w:webHidden/>
          </w:rPr>
        </w:r>
        <w:r w:rsidR="00701F62">
          <w:rPr>
            <w:noProof/>
            <w:webHidden/>
          </w:rPr>
          <w:fldChar w:fldCharType="separate"/>
        </w:r>
        <w:r w:rsidR="00701F62">
          <w:rPr>
            <w:noProof/>
            <w:webHidden/>
          </w:rPr>
          <w:t>21</w:t>
        </w:r>
        <w:r w:rsidR="00701F62">
          <w:rPr>
            <w:noProof/>
            <w:webHidden/>
          </w:rPr>
          <w:fldChar w:fldCharType="end"/>
        </w:r>
      </w:hyperlink>
    </w:p>
    <w:p w14:paraId="1BB2BA5C" w14:textId="77BCEDE2"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01" w:history="1">
        <w:r w:rsidR="00701F62" w:rsidRPr="00A24E7A">
          <w:rPr>
            <w:rStyle w:val="Hyperlink"/>
            <w:rFonts w:cs="Arial"/>
            <w:noProof/>
          </w:rPr>
          <w:t>Figure 21. Handling of outliers in PSFC column using Tukey’s Fences method</w:t>
        </w:r>
        <w:r w:rsidR="00701F62">
          <w:rPr>
            <w:noProof/>
            <w:webHidden/>
          </w:rPr>
          <w:tab/>
        </w:r>
        <w:r w:rsidR="00701F62">
          <w:rPr>
            <w:noProof/>
            <w:webHidden/>
          </w:rPr>
          <w:fldChar w:fldCharType="begin"/>
        </w:r>
        <w:r w:rsidR="00701F62">
          <w:rPr>
            <w:noProof/>
            <w:webHidden/>
          </w:rPr>
          <w:instrText xml:space="preserve"> PAGEREF _Toc168324001 \h </w:instrText>
        </w:r>
        <w:r w:rsidR="00701F62">
          <w:rPr>
            <w:noProof/>
            <w:webHidden/>
          </w:rPr>
        </w:r>
        <w:r w:rsidR="00701F62">
          <w:rPr>
            <w:noProof/>
            <w:webHidden/>
          </w:rPr>
          <w:fldChar w:fldCharType="separate"/>
        </w:r>
        <w:r w:rsidR="00701F62">
          <w:rPr>
            <w:noProof/>
            <w:webHidden/>
          </w:rPr>
          <w:t>22</w:t>
        </w:r>
        <w:r w:rsidR="00701F62">
          <w:rPr>
            <w:noProof/>
            <w:webHidden/>
          </w:rPr>
          <w:fldChar w:fldCharType="end"/>
        </w:r>
      </w:hyperlink>
    </w:p>
    <w:p w14:paraId="32A42D2B" w14:textId="749BF71D"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02" w:history="1">
        <w:r w:rsidR="00701F62" w:rsidRPr="00A24E7A">
          <w:rPr>
            <w:rStyle w:val="Hyperlink"/>
            <w:rFonts w:cs="Arial"/>
            <w:noProof/>
          </w:rPr>
          <w:t>Figure 22. Boxplot Visualisation of Surface Pressure (PSFC) Column</w:t>
        </w:r>
        <w:r w:rsidR="00701F62">
          <w:rPr>
            <w:noProof/>
            <w:webHidden/>
          </w:rPr>
          <w:tab/>
        </w:r>
        <w:r w:rsidR="00701F62">
          <w:rPr>
            <w:noProof/>
            <w:webHidden/>
          </w:rPr>
          <w:fldChar w:fldCharType="begin"/>
        </w:r>
        <w:r w:rsidR="00701F62">
          <w:rPr>
            <w:noProof/>
            <w:webHidden/>
          </w:rPr>
          <w:instrText xml:space="preserve"> PAGEREF _Toc168324002 \h </w:instrText>
        </w:r>
        <w:r w:rsidR="00701F62">
          <w:rPr>
            <w:noProof/>
            <w:webHidden/>
          </w:rPr>
        </w:r>
        <w:r w:rsidR="00701F62">
          <w:rPr>
            <w:noProof/>
            <w:webHidden/>
          </w:rPr>
          <w:fldChar w:fldCharType="separate"/>
        </w:r>
        <w:r w:rsidR="00701F62">
          <w:rPr>
            <w:noProof/>
            <w:webHidden/>
          </w:rPr>
          <w:t>22</w:t>
        </w:r>
        <w:r w:rsidR="00701F62">
          <w:rPr>
            <w:noProof/>
            <w:webHidden/>
          </w:rPr>
          <w:fldChar w:fldCharType="end"/>
        </w:r>
      </w:hyperlink>
    </w:p>
    <w:p w14:paraId="5F65AAFA" w14:textId="106EB8B9"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03" w:history="1">
        <w:r w:rsidR="00701F62" w:rsidRPr="00A24E7A">
          <w:rPr>
            <w:rStyle w:val="Hyperlink"/>
            <w:rFonts w:cs="Arial"/>
            <w:noProof/>
          </w:rPr>
          <w:t>Figure 23. Boxplot Visualisation of Humidity (Q2) Column</w:t>
        </w:r>
        <w:r w:rsidR="00701F62">
          <w:rPr>
            <w:noProof/>
            <w:webHidden/>
          </w:rPr>
          <w:tab/>
        </w:r>
        <w:r w:rsidR="00701F62">
          <w:rPr>
            <w:noProof/>
            <w:webHidden/>
          </w:rPr>
          <w:fldChar w:fldCharType="begin"/>
        </w:r>
        <w:r w:rsidR="00701F62">
          <w:rPr>
            <w:noProof/>
            <w:webHidden/>
          </w:rPr>
          <w:instrText xml:space="preserve"> PAGEREF _Toc168324003 \h </w:instrText>
        </w:r>
        <w:r w:rsidR="00701F62">
          <w:rPr>
            <w:noProof/>
            <w:webHidden/>
          </w:rPr>
        </w:r>
        <w:r w:rsidR="00701F62">
          <w:rPr>
            <w:noProof/>
            <w:webHidden/>
          </w:rPr>
          <w:fldChar w:fldCharType="separate"/>
        </w:r>
        <w:r w:rsidR="00701F62">
          <w:rPr>
            <w:noProof/>
            <w:webHidden/>
          </w:rPr>
          <w:t>22</w:t>
        </w:r>
        <w:r w:rsidR="00701F62">
          <w:rPr>
            <w:noProof/>
            <w:webHidden/>
          </w:rPr>
          <w:fldChar w:fldCharType="end"/>
        </w:r>
      </w:hyperlink>
    </w:p>
    <w:p w14:paraId="5A5D2949" w14:textId="0BFD4238"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04" w:history="1">
        <w:r w:rsidR="00701F62" w:rsidRPr="00A24E7A">
          <w:rPr>
            <w:rStyle w:val="Hyperlink"/>
            <w:rFonts w:cs="Arial"/>
            <w:noProof/>
          </w:rPr>
          <w:t>Figure 24. Histogram of RAINC values</w:t>
        </w:r>
        <w:r w:rsidR="00701F62">
          <w:rPr>
            <w:noProof/>
            <w:webHidden/>
          </w:rPr>
          <w:tab/>
        </w:r>
        <w:r w:rsidR="00701F62">
          <w:rPr>
            <w:noProof/>
            <w:webHidden/>
          </w:rPr>
          <w:fldChar w:fldCharType="begin"/>
        </w:r>
        <w:r w:rsidR="00701F62">
          <w:rPr>
            <w:noProof/>
            <w:webHidden/>
          </w:rPr>
          <w:instrText xml:space="preserve"> PAGEREF _Toc168324004 \h </w:instrText>
        </w:r>
        <w:r w:rsidR="00701F62">
          <w:rPr>
            <w:noProof/>
            <w:webHidden/>
          </w:rPr>
        </w:r>
        <w:r w:rsidR="00701F62">
          <w:rPr>
            <w:noProof/>
            <w:webHidden/>
          </w:rPr>
          <w:fldChar w:fldCharType="separate"/>
        </w:r>
        <w:r w:rsidR="00701F62">
          <w:rPr>
            <w:noProof/>
            <w:webHidden/>
          </w:rPr>
          <w:t>23</w:t>
        </w:r>
        <w:r w:rsidR="00701F62">
          <w:rPr>
            <w:noProof/>
            <w:webHidden/>
          </w:rPr>
          <w:fldChar w:fldCharType="end"/>
        </w:r>
      </w:hyperlink>
    </w:p>
    <w:p w14:paraId="4305C803" w14:textId="517B5CD4"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05" w:history="1">
        <w:r w:rsidR="00701F62" w:rsidRPr="00A24E7A">
          <w:rPr>
            <w:rStyle w:val="Hyperlink"/>
            <w:rFonts w:cs="Arial"/>
            <w:noProof/>
          </w:rPr>
          <w:t>Figure 25. Boxplot Visualisation of Soil Temperature (TSLB) Column</w:t>
        </w:r>
        <w:r w:rsidR="00701F62">
          <w:rPr>
            <w:noProof/>
            <w:webHidden/>
          </w:rPr>
          <w:tab/>
        </w:r>
        <w:r w:rsidR="00701F62">
          <w:rPr>
            <w:noProof/>
            <w:webHidden/>
          </w:rPr>
          <w:fldChar w:fldCharType="begin"/>
        </w:r>
        <w:r w:rsidR="00701F62">
          <w:rPr>
            <w:noProof/>
            <w:webHidden/>
          </w:rPr>
          <w:instrText xml:space="preserve"> PAGEREF _Toc168324005 \h </w:instrText>
        </w:r>
        <w:r w:rsidR="00701F62">
          <w:rPr>
            <w:noProof/>
            <w:webHidden/>
          </w:rPr>
        </w:r>
        <w:r w:rsidR="00701F62">
          <w:rPr>
            <w:noProof/>
            <w:webHidden/>
          </w:rPr>
          <w:fldChar w:fldCharType="separate"/>
        </w:r>
        <w:r w:rsidR="00701F62">
          <w:rPr>
            <w:noProof/>
            <w:webHidden/>
          </w:rPr>
          <w:t>23</w:t>
        </w:r>
        <w:r w:rsidR="00701F62">
          <w:rPr>
            <w:noProof/>
            <w:webHidden/>
          </w:rPr>
          <w:fldChar w:fldCharType="end"/>
        </w:r>
      </w:hyperlink>
    </w:p>
    <w:p w14:paraId="4FD6E38B" w14:textId="401CFD1A"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06" w:history="1">
        <w:r w:rsidR="00701F62" w:rsidRPr="00A24E7A">
          <w:rPr>
            <w:rStyle w:val="Hyperlink"/>
            <w:rFonts w:cs="Arial"/>
            <w:noProof/>
          </w:rPr>
          <w:t>Figure 26. Boxplot Visualisation of Soil Moisture (SMOIS) Column</w:t>
        </w:r>
        <w:r w:rsidR="00701F62">
          <w:rPr>
            <w:noProof/>
            <w:webHidden/>
          </w:rPr>
          <w:tab/>
        </w:r>
        <w:r w:rsidR="00701F62">
          <w:rPr>
            <w:noProof/>
            <w:webHidden/>
          </w:rPr>
          <w:fldChar w:fldCharType="begin"/>
        </w:r>
        <w:r w:rsidR="00701F62">
          <w:rPr>
            <w:noProof/>
            <w:webHidden/>
          </w:rPr>
          <w:instrText xml:space="preserve"> PAGEREF _Toc168324006 \h </w:instrText>
        </w:r>
        <w:r w:rsidR="00701F62">
          <w:rPr>
            <w:noProof/>
            <w:webHidden/>
          </w:rPr>
        </w:r>
        <w:r w:rsidR="00701F62">
          <w:rPr>
            <w:noProof/>
            <w:webHidden/>
          </w:rPr>
          <w:fldChar w:fldCharType="separate"/>
        </w:r>
        <w:r w:rsidR="00701F62">
          <w:rPr>
            <w:noProof/>
            <w:webHidden/>
          </w:rPr>
          <w:t>23</w:t>
        </w:r>
        <w:r w:rsidR="00701F62">
          <w:rPr>
            <w:noProof/>
            <w:webHidden/>
          </w:rPr>
          <w:fldChar w:fldCharType="end"/>
        </w:r>
      </w:hyperlink>
    </w:p>
    <w:p w14:paraId="01E43E24" w14:textId="52394676"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07" w:history="1">
        <w:r w:rsidR="00701F62" w:rsidRPr="00A24E7A">
          <w:rPr>
            <w:rStyle w:val="Hyperlink"/>
            <w:rFonts w:cs="Arial"/>
            <w:noProof/>
          </w:rPr>
          <w:t>Figure 27. Boxplot Visualisation of Windspeed Column</w:t>
        </w:r>
        <w:r w:rsidR="00701F62">
          <w:rPr>
            <w:noProof/>
            <w:webHidden/>
          </w:rPr>
          <w:tab/>
        </w:r>
        <w:r w:rsidR="00701F62">
          <w:rPr>
            <w:noProof/>
            <w:webHidden/>
          </w:rPr>
          <w:fldChar w:fldCharType="begin"/>
        </w:r>
        <w:r w:rsidR="00701F62">
          <w:rPr>
            <w:noProof/>
            <w:webHidden/>
          </w:rPr>
          <w:instrText xml:space="preserve"> PAGEREF _Toc168324007 \h </w:instrText>
        </w:r>
        <w:r w:rsidR="00701F62">
          <w:rPr>
            <w:noProof/>
            <w:webHidden/>
          </w:rPr>
        </w:r>
        <w:r w:rsidR="00701F62">
          <w:rPr>
            <w:noProof/>
            <w:webHidden/>
          </w:rPr>
          <w:fldChar w:fldCharType="separate"/>
        </w:r>
        <w:r w:rsidR="00701F62">
          <w:rPr>
            <w:noProof/>
            <w:webHidden/>
          </w:rPr>
          <w:t>24</w:t>
        </w:r>
        <w:r w:rsidR="00701F62">
          <w:rPr>
            <w:noProof/>
            <w:webHidden/>
          </w:rPr>
          <w:fldChar w:fldCharType="end"/>
        </w:r>
      </w:hyperlink>
    </w:p>
    <w:p w14:paraId="2C309B1C" w14:textId="241A9D6C"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08" w:history="1">
        <w:r w:rsidR="00701F62" w:rsidRPr="00A24E7A">
          <w:rPr>
            <w:rStyle w:val="Hyperlink"/>
            <w:rFonts w:cs="Arial"/>
            <w:noProof/>
          </w:rPr>
          <w:t>Figure 28. Summary Statistics, Q-Q plot and Histogram plot of RAINC</w:t>
        </w:r>
        <w:r w:rsidR="00701F62">
          <w:rPr>
            <w:noProof/>
            <w:webHidden/>
          </w:rPr>
          <w:tab/>
        </w:r>
        <w:r w:rsidR="00701F62">
          <w:rPr>
            <w:noProof/>
            <w:webHidden/>
          </w:rPr>
          <w:fldChar w:fldCharType="begin"/>
        </w:r>
        <w:r w:rsidR="00701F62">
          <w:rPr>
            <w:noProof/>
            <w:webHidden/>
          </w:rPr>
          <w:instrText xml:space="preserve"> PAGEREF _Toc168324008 \h </w:instrText>
        </w:r>
        <w:r w:rsidR="00701F62">
          <w:rPr>
            <w:noProof/>
            <w:webHidden/>
          </w:rPr>
        </w:r>
        <w:r w:rsidR="00701F62">
          <w:rPr>
            <w:noProof/>
            <w:webHidden/>
          </w:rPr>
          <w:fldChar w:fldCharType="separate"/>
        </w:r>
        <w:r w:rsidR="00701F62">
          <w:rPr>
            <w:noProof/>
            <w:webHidden/>
          </w:rPr>
          <w:t>24</w:t>
        </w:r>
        <w:r w:rsidR="00701F62">
          <w:rPr>
            <w:noProof/>
            <w:webHidden/>
          </w:rPr>
          <w:fldChar w:fldCharType="end"/>
        </w:r>
      </w:hyperlink>
    </w:p>
    <w:p w14:paraId="5FBB4535" w14:textId="5B3CC85B"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09" w:history="1">
        <w:r w:rsidR="00701F62" w:rsidRPr="00A24E7A">
          <w:rPr>
            <w:rStyle w:val="Hyperlink"/>
            <w:rFonts w:cs="Arial"/>
            <w:noProof/>
          </w:rPr>
          <w:t>Figure 29. Histogram of RAINC</w:t>
        </w:r>
        <w:r w:rsidR="00701F62">
          <w:rPr>
            <w:noProof/>
            <w:webHidden/>
          </w:rPr>
          <w:tab/>
        </w:r>
        <w:r w:rsidR="00701F62">
          <w:rPr>
            <w:noProof/>
            <w:webHidden/>
          </w:rPr>
          <w:fldChar w:fldCharType="begin"/>
        </w:r>
        <w:r w:rsidR="00701F62">
          <w:rPr>
            <w:noProof/>
            <w:webHidden/>
          </w:rPr>
          <w:instrText xml:space="preserve"> PAGEREF _Toc168324009 \h </w:instrText>
        </w:r>
        <w:r w:rsidR="00701F62">
          <w:rPr>
            <w:noProof/>
            <w:webHidden/>
          </w:rPr>
        </w:r>
        <w:r w:rsidR="00701F62">
          <w:rPr>
            <w:noProof/>
            <w:webHidden/>
          </w:rPr>
          <w:fldChar w:fldCharType="separate"/>
        </w:r>
        <w:r w:rsidR="00701F62">
          <w:rPr>
            <w:noProof/>
            <w:webHidden/>
          </w:rPr>
          <w:t>25</w:t>
        </w:r>
        <w:r w:rsidR="00701F62">
          <w:rPr>
            <w:noProof/>
            <w:webHidden/>
          </w:rPr>
          <w:fldChar w:fldCharType="end"/>
        </w:r>
      </w:hyperlink>
    </w:p>
    <w:p w14:paraId="2E5AF066" w14:textId="2C586852"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10" w:history="1">
        <w:r w:rsidR="00701F62" w:rsidRPr="00A24E7A">
          <w:rPr>
            <w:rStyle w:val="Hyperlink"/>
            <w:rFonts w:cs="Arial"/>
            <w:noProof/>
          </w:rPr>
          <w:t>Figure 30. Q-Q Plot of RAINC</w:t>
        </w:r>
        <w:r w:rsidR="00701F62">
          <w:rPr>
            <w:noProof/>
            <w:webHidden/>
          </w:rPr>
          <w:tab/>
        </w:r>
        <w:r w:rsidR="00701F62">
          <w:rPr>
            <w:noProof/>
            <w:webHidden/>
          </w:rPr>
          <w:fldChar w:fldCharType="begin"/>
        </w:r>
        <w:r w:rsidR="00701F62">
          <w:rPr>
            <w:noProof/>
            <w:webHidden/>
          </w:rPr>
          <w:instrText xml:space="preserve"> PAGEREF _Toc168324010 \h </w:instrText>
        </w:r>
        <w:r w:rsidR="00701F62">
          <w:rPr>
            <w:noProof/>
            <w:webHidden/>
          </w:rPr>
        </w:r>
        <w:r w:rsidR="00701F62">
          <w:rPr>
            <w:noProof/>
            <w:webHidden/>
          </w:rPr>
          <w:fldChar w:fldCharType="separate"/>
        </w:r>
        <w:r w:rsidR="00701F62">
          <w:rPr>
            <w:noProof/>
            <w:webHidden/>
          </w:rPr>
          <w:t>25</w:t>
        </w:r>
        <w:r w:rsidR="00701F62">
          <w:rPr>
            <w:noProof/>
            <w:webHidden/>
          </w:rPr>
          <w:fldChar w:fldCharType="end"/>
        </w:r>
      </w:hyperlink>
    </w:p>
    <w:p w14:paraId="71C55357" w14:textId="255F9671"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11" w:history="1">
        <w:r w:rsidR="00701F62" w:rsidRPr="00A24E7A">
          <w:rPr>
            <w:rStyle w:val="Hyperlink"/>
            <w:rFonts w:cs="Arial"/>
            <w:noProof/>
          </w:rPr>
          <w:t>Figure 31. Shapiro-Wilk Test of RAINC</w:t>
        </w:r>
        <w:r w:rsidR="00701F62">
          <w:rPr>
            <w:noProof/>
            <w:webHidden/>
          </w:rPr>
          <w:tab/>
        </w:r>
        <w:r w:rsidR="00701F62">
          <w:rPr>
            <w:noProof/>
            <w:webHidden/>
          </w:rPr>
          <w:fldChar w:fldCharType="begin"/>
        </w:r>
        <w:r w:rsidR="00701F62">
          <w:rPr>
            <w:noProof/>
            <w:webHidden/>
          </w:rPr>
          <w:instrText xml:space="preserve"> PAGEREF _Toc168324011 \h </w:instrText>
        </w:r>
        <w:r w:rsidR="00701F62">
          <w:rPr>
            <w:noProof/>
            <w:webHidden/>
          </w:rPr>
        </w:r>
        <w:r w:rsidR="00701F62">
          <w:rPr>
            <w:noProof/>
            <w:webHidden/>
          </w:rPr>
          <w:fldChar w:fldCharType="separate"/>
        </w:r>
        <w:r w:rsidR="00701F62">
          <w:rPr>
            <w:noProof/>
            <w:webHidden/>
          </w:rPr>
          <w:t>26</w:t>
        </w:r>
        <w:r w:rsidR="00701F62">
          <w:rPr>
            <w:noProof/>
            <w:webHidden/>
          </w:rPr>
          <w:fldChar w:fldCharType="end"/>
        </w:r>
      </w:hyperlink>
    </w:p>
    <w:p w14:paraId="3A1B2C17" w14:textId="666264B2"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12" w:history="1">
        <w:r w:rsidR="00701F62" w:rsidRPr="00A24E7A">
          <w:rPr>
            <w:rStyle w:val="Hyperlink"/>
            <w:rFonts w:cs="Arial"/>
            <w:noProof/>
          </w:rPr>
          <w:t>Figure 32. Scatter Plot of Surface Temperature vs. Soil Temperature</w:t>
        </w:r>
        <w:r w:rsidR="00701F62">
          <w:rPr>
            <w:noProof/>
            <w:webHidden/>
          </w:rPr>
          <w:tab/>
        </w:r>
        <w:r w:rsidR="00701F62">
          <w:rPr>
            <w:noProof/>
            <w:webHidden/>
          </w:rPr>
          <w:fldChar w:fldCharType="begin"/>
        </w:r>
        <w:r w:rsidR="00701F62">
          <w:rPr>
            <w:noProof/>
            <w:webHidden/>
          </w:rPr>
          <w:instrText xml:space="preserve"> PAGEREF _Toc168324012 \h </w:instrText>
        </w:r>
        <w:r w:rsidR="00701F62">
          <w:rPr>
            <w:noProof/>
            <w:webHidden/>
          </w:rPr>
        </w:r>
        <w:r w:rsidR="00701F62">
          <w:rPr>
            <w:noProof/>
            <w:webHidden/>
          </w:rPr>
          <w:fldChar w:fldCharType="separate"/>
        </w:r>
        <w:r w:rsidR="00701F62">
          <w:rPr>
            <w:noProof/>
            <w:webHidden/>
          </w:rPr>
          <w:t>26</w:t>
        </w:r>
        <w:r w:rsidR="00701F62">
          <w:rPr>
            <w:noProof/>
            <w:webHidden/>
          </w:rPr>
          <w:fldChar w:fldCharType="end"/>
        </w:r>
      </w:hyperlink>
    </w:p>
    <w:p w14:paraId="3F772F05" w14:textId="5FEF122C"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13" w:history="1">
        <w:r w:rsidR="00701F62" w:rsidRPr="00A24E7A">
          <w:rPr>
            <w:rStyle w:val="Hyperlink"/>
            <w:rFonts w:cs="Arial"/>
            <w:noProof/>
          </w:rPr>
          <w:t>Figure 33. Spearman's rank correlation rho</w:t>
        </w:r>
        <w:r w:rsidR="00701F62">
          <w:rPr>
            <w:noProof/>
            <w:webHidden/>
          </w:rPr>
          <w:tab/>
        </w:r>
        <w:r w:rsidR="00701F62">
          <w:rPr>
            <w:noProof/>
            <w:webHidden/>
          </w:rPr>
          <w:fldChar w:fldCharType="begin"/>
        </w:r>
        <w:r w:rsidR="00701F62">
          <w:rPr>
            <w:noProof/>
            <w:webHidden/>
          </w:rPr>
          <w:instrText xml:space="preserve"> PAGEREF _Toc168324013 \h </w:instrText>
        </w:r>
        <w:r w:rsidR="00701F62">
          <w:rPr>
            <w:noProof/>
            <w:webHidden/>
          </w:rPr>
        </w:r>
        <w:r w:rsidR="00701F62">
          <w:rPr>
            <w:noProof/>
            <w:webHidden/>
          </w:rPr>
          <w:fldChar w:fldCharType="separate"/>
        </w:r>
        <w:r w:rsidR="00701F62">
          <w:rPr>
            <w:noProof/>
            <w:webHidden/>
          </w:rPr>
          <w:t>27</w:t>
        </w:r>
        <w:r w:rsidR="00701F62">
          <w:rPr>
            <w:noProof/>
            <w:webHidden/>
          </w:rPr>
          <w:fldChar w:fldCharType="end"/>
        </w:r>
      </w:hyperlink>
    </w:p>
    <w:p w14:paraId="5A53A34A" w14:textId="01692886"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14" w:history="1">
        <w:r w:rsidR="00701F62" w:rsidRPr="00A24E7A">
          <w:rPr>
            <w:rStyle w:val="Hyperlink"/>
            <w:noProof/>
          </w:rPr>
          <w:t>Figure 34. Correlation Matrix</w:t>
        </w:r>
        <w:r w:rsidR="00701F62">
          <w:rPr>
            <w:noProof/>
            <w:webHidden/>
          </w:rPr>
          <w:tab/>
        </w:r>
        <w:r w:rsidR="00701F62">
          <w:rPr>
            <w:noProof/>
            <w:webHidden/>
          </w:rPr>
          <w:fldChar w:fldCharType="begin"/>
        </w:r>
        <w:r w:rsidR="00701F62">
          <w:rPr>
            <w:noProof/>
            <w:webHidden/>
          </w:rPr>
          <w:instrText xml:space="preserve"> PAGEREF _Toc168324014 \h </w:instrText>
        </w:r>
        <w:r w:rsidR="00701F62">
          <w:rPr>
            <w:noProof/>
            <w:webHidden/>
          </w:rPr>
        </w:r>
        <w:r w:rsidR="00701F62">
          <w:rPr>
            <w:noProof/>
            <w:webHidden/>
          </w:rPr>
          <w:fldChar w:fldCharType="separate"/>
        </w:r>
        <w:r w:rsidR="00701F62">
          <w:rPr>
            <w:noProof/>
            <w:webHidden/>
          </w:rPr>
          <w:t>28</w:t>
        </w:r>
        <w:r w:rsidR="00701F62">
          <w:rPr>
            <w:noProof/>
            <w:webHidden/>
          </w:rPr>
          <w:fldChar w:fldCharType="end"/>
        </w:r>
      </w:hyperlink>
    </w:p>
    <w:p w14:paraId="55AC2ADE" w14:textId="65504D6A"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15" w:history="1">
        <w:r w:rsidR="00701F62" w:rsidRPr="00A24E7A">
          <w:rPr>
            <w:rStyle w:val="Hyperlink"/>
            <w:noProof/>
          </w:rPr>
          <w:t>Figure 35. Multiple Linear Regression Model</w:t>
        </w:r>
        <w:r w:rsidR="00701F62">
          <w:rPr>
            <w:noProof/>
            <w:webHidden/>
          </w:rPr>
          <w:tab/>
        </w:r>
        <w:r w:rsidR="00701F62">
          <w:rPr>
            <w:noProof/>
            <w:webHidden/>
          </w:rPr>
          <w:fldChar w:fldCharType="begin"/>
        </w:r>
        <w:r w:rsidR="00701F62">
          <w:rPr>
            <w:noProof/>
            <w:webHidden/>
          </w:rPr>
          <w:instrText xml:space="preserve"> PAGEREF _Toc168324015 \h </w:instrText>
        </w:r>
        <w:r w:rsidR="00701F62">
          <w:rPr>
            <w:noProof/>
            <w:webHidden/>
          </w:rPr>
        </w:r>
        <w:r w:rsidR="00701F62">
          <w:rPr>
            <w:noProof/>
            <w:webHidden/>
          </w:rPr>
          <w:fldChar w:fldCharType="separate"/>
        </w:r>
        <w:r w:rsidR="00701F62">
          <w:rPr>
            <w:noProof/>
            <w:webHidden/>
          </w:rPr>
          <w:t>30</w:t>
        </w:r>
        <w:r w:rsidR="00701F62">
          <w:rPr>
            <w:noProof/>
            <w:webHidden/>
          </w:rPr>
          <w:fldChar w:fldCharType="end"/>
        </w:r>
      </w:hyperlink>
    </w:p>
    <w:p w14:paraId="48F57072" w14:textId="6E7641C7" w:rsidR="00701F62" w:rsidRDefault="00000000" w:rsidP="00701F62">
      <w:pPr>
        <w:pStyle w:val="TableofFigures"/>
        <w:tabs>
          <w:tab w:val="right" w:leader="dot" w:pos="9736"/>
        </w:tabs>
        <w:spacing w:line="360" w:lineRule="auto"/>
        <w:jc w:val="both"/>
        <w:rPr>
          <w:rFonts w:asciiTheme="minorHAnsi" w:eastAsiaTheme="minorEastAsia" w:hAnsiTheme="minorHAnsi"/>
          <w:noProof/>
          <w:szCs w:val="24"/>
          <w:lang w:eastAsia="en-GB"/>
        </w:rPr>
      </w:pPr>
      <w:hyperlink w:anchor="_Toc168324016" w:history="1">
        <w:r w:rsidR="00701F62" w:rsidRPr="00A24E7A">
          <w:rPr>
            <w:rStyle w:val="Hyperlink"/>
            <w:noProof/>
          </w:rPr>
          <w:t>Figure 36. MLR Model Accuracy Test</w:t>
        </w:r>
        <w:r w:rsidR="00701F62">
          <w:rPr>
            <w:noProof/>
            <w:webHidden/>
          </w:rPr>
          <w:tab/>
        </w:r>
        <w:r w:rsidR="00701F62">
          <w:rPr>
            <w:noProof/>
            <w:webHidden/>
          </w:rPr>
          <w:fldChar w:fldCharType="begin"/>
        </w:r>
        <w:r w:rsidR="00701F62">
          <w:rPr>
            <w:noProof/>
            <w:webHidden/>
          </w:rPr>
          <w:instrText xml:space="preserve"> PAGEREF _Toc168324016 \h </w:instrText>
        </w:r>
        <w:r w:rsidR="00701F62">
          <w:rPr>
            <w:noProof/>
            <w:webHidden/>
          </w:rPr>
        </w:r>
        <w:r w:rsidR="00701F62">
          <w:rPr>
            <w:noProof/>
            <w:webHidden/>
          </w:rPr>
          <w:fldChar w:fldCharType="separate"/>
        </w:r>
        <w:r w:rsidR="00701F62">
          <w:rPr>
            <w:noProof/>
            <w:webHidden/>
          </w:rPr>
          <w:t>30</w:t>
        </w:r>
        <w:r w:rsidR="00701F62">
          <w:rPr>
            <w:noProof/>
            <w:webHidden/>
          </w:rPr>
          <w:fldChar w:fldCharType="end"/>
        </w:r>
      </w:hyperlink>
    </w:p>
    <w:p w14:paraId="47366FFC" w14:textId="0AE7B18A" w:rsidR="00C12328" w:rsidRPr="00083BC6" w:rsidRDefault="003101F6" w:rsidP="00701F62">
      <w:pPr>
        <w:spacing w:line="360" w:lineRule="auto"/>
        <w:jc w:val="both"/>
        <w:rPr>
          <w:rFonts w:cs="Arial"/>
          <w:b/>
          <w:bCs/>
          <w:sz w:val="30"/>
          <w:szCs w:val="30"/>
        </w:rPr>
      </w:pPr>
      <w:r w:rsidRPr="00635FC6">
        <w:rPr>
          <w:rFonts w:cs="Arial"/>
          <w:b/>
          <w:bCs/>
          <w:szCs w:val="24"/>
        </w:rPr>
        <w:fldChar w:fldCharType="end"/>
      </w:r>
      <w:r w:rsidR="00C12328" w:rsidRPr="00083BC6">
        <w:rPr>
          <w:rFonts w:cs="Arial"/>
          <w:b/>
          <w:bCs/>
          <w:sz w:val="30"/>
          <w:szCs w:val="30"/>
        </w:rPr>
        <w:br w:type="page"/>
      </w:r>
    </w:p>
    <w:p w14:paraId="063B5918" w14:textId="76CD90BC" w:rsidR="00F92E0D" w:rsidRPr="00083BC6" w:rsidRDefault="003E0DED" w:rsidP="00BB552F">
      <w:pPr>
        <w:spacing w:line="360" w:lineRule="auto"/>
        <w:rPr>
          <w:rFonts w:cs="Arial"/>
        </w:rPr>
      </w:pPr>
      <w:r w:rsidRPr="00083BC6">
        <w:rPr>
          <w:rFonts w:cs="Arial"/>
          <w:b/>
          <w:bCs/>
          <w:sz w:val="30"/>
          <w:szCs w:val="30"/>
        </w:rPr>
        <w:lastRenderedPageBreak/>
        <w:t>ABBREVIATIONS</w:t>
      </w:r>
    </w:p>
    <w:p w14:paraId="0ECA163C" w14:textId="77777777" w:rsidR="001A57E2" w:rsidRPr="00083BC6" w:rsidRDefault="001A57E2" w:rsidP="00BB552F">
      <w:pPr>
        <w:spacing w:after="0" w:line="360" w:lineRule="auto"/>
        <w:rPr>
          <w:rFonts w:cs="Arial"/>
          <w:szCs w:val="24"/>
        </w:rPr>
      </w:pPr>
      <w:r w:rsidRPr="00083BC6">
        <w:rPr>
          <w:rFonts w:cs="Arial"/>
          <w:szCs w:val="24"/>
        </w:rPr>
        <w:t>ST</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Statistical Analysis</w:t>
      </w:r>
    </w:p>
    <w:p w14:paraId="0D7884AA" w14:textId="2AC45755" w:rsidR="00A97278" w:rsidRPr="00083BC6" w:rsidRDefault="00A97278" w:rsidP="00BB552F">
      <w:pPr>
        <w:spacing w:after="0" w:line="360" w:lineRule="auto"/>
        <w:rPr>
          <w:rFonts w:cs="Arial"/>
          <w:szCs w:val="24"/>
        </w:rPr>
      </w:pPr>
      <w:r w:rsidRPr="00083BC6">
        <w:rPr>
          <w:rFonts w:cs="Arial"/>
          <w:szCs w:val="24"/>
        </w:rPr>
        <w:t>AI</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Artificial Intelligence</w:t>
      </w:r>
    </w:p>
    <w:p w14:paraId="5D239D47" w14:textId="04C558FD" w:rsidR="00A97278" w:rsidRPr="00083BC6" w:rsidRDefault="00A97278" w:rsidP="00BB552F">
      <w:pPr>
        <w:spacing w:after="0" w:line="360" w:lineRule="auto"/>
        <w:rPr>
          <w:rFonts w:cs="Arial"/>
          <w:szCs w:val="24"/>
        </w:rPr>
      </w:pPr>
      <w:r w:rsidRPr="00083BC6">
        <w:rPr>
          <w:rFonts w:cs="Arial"/>
          <w:szCs w:val="24"/>
        </w:rPr>
        <w:t>MLR</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Multiple Linear Regression</w:t>
      </w:r>
    </w:p>
    <w:p w14:paraId="2DC0C9E5" w14:textId="77777777" w:rsidR="001A57E2" w:rsidRPr="00083BC6" w:rsidRDefault="001A57E2" w:rsidP="00BB552F">
      <w:pPr>
        <w:spacing w:after="0" w:line="360" w:lineRule="auto"/>
        <w:rPr>
          <w:rFonts w:cs="Arial"/>
          <w:szCs w:val="24"/>
        </w:rPr>
      </w:pPr>
      <w:r w:rsidRPr="00083BC6">
        <w:rPr>
          <w:rFonts w:cs="Arial"/>
          <w:szCs w:val="24"/>
        </w:rPr>
        <w:t>ML</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Machine Learning</w:t>
      </w:r>
    </w:p>
    <w:p w14:paraId="53E4824C" w14:textId="77777777" w:rsidR="00552681" w:rsidRPr="00083BC6" w:rsidRDefault="001A57E2" w:rsidP="00BB552F">
      <w:pPr>
        <w:spacing w:after="0" w:line="360" w:lineRule="auto"/>
        <w:rPr>
          <w:rFonts w:cs="Arial"/>
          <w:szCs w:val="24"/>
        </w:rPr>
      </w:pPr>
      <w:r w:rsidRPr="00083BC6">
        <w:rPr>
          <w:rFonts w:cs="Arial"/>
          <w:szCs w:val="24"/>
        </w:rPr>
        <w:t>TSF</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Time Series Forecasting</w:t>
      </w:r>
    </w:p>
    <w:p w14:paraId="6C454DFD" w14:textId="39CDDB3F" w:rsidR="00A97278" w:rsidRPr="00083BC6" w:rsidRDefault="00A97278" w:rsidP="00BB552F">
      <w:pPr>
        <w:spacing w:after="0" w:line="360" w:lineRule="auto"/>
        <w:rPr>
          <w:rFonts w:cs="Arial"/>
          <w:szCs w:val="24"/>
        </w:rPr>
      </w:pPr>
      <w:r w:rsidRPr="00083BC6">
        <w:rPr>
          <w:rFonts w:cs="Arial"/>
          <w:szCs w:val="24"/>
        </w:rPr>
        <w:t>RNN</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Recurrent Neural Network</w:t>
      </w:r>
    </w:p>
    <w:p w14:paraId="12EAA793" w14:textId="77777777" w:rsidR="007B07E8" w:rsidRPr="00083BC6" w:rsidRDefault="00552681" w:rsidP="00BB552F">
      <w:pPr>
        <w:spacing w:after="0" w:line="360" w:lineRule="auto"/>
        <w:rPr>
          <w:rFonts w:cs="Arial"/>
          <w:szCs w:val="24"/>
        </w:rPr>
      </w:pPr>
      <w:r w:rsidRPr="00083BC6">
        <w:rPr>
          <w:rFonts w:cs="Arial"/>
          <w:szCs w:val="24"/>
        </w:rPr>
        <w:t>DA</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Data Analysis</w:t>
      </w:r>
    </w:p>
    <w:p w14:paraId="2A1D181A" w14:textId="77777777" w:rsidR="007B07E8" w:rsidRPr="00083BC6" w:rsidRDefault="007B07E8" w:rsidP="00BB552F">
      <w:pPr>
        <w:spacing w:after="0" w:line="360" w:lineRule="auto"/>
        <w:rPr>
          <w:rFonts w:cs="Arial"/>
          <w:szCs w:val="24"/>
        </w:rPr>
      </w:pPr>
      <w:r w:rsidRPr="00083BC6">
        <w:rPr>
          <w:rFonts w:cs="Arial"/>
          <w:szCs w:val="24"/>
        </w:rPr>
        <w:t>WF</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Weather Forecast</w:t>
      </w:r>
    </w:p>
    <w:p w14:paraId="388EA2E9" w14:textId="77777777" w:rsidR="00BD3335" w:rsidRPr="00083BC6" w:rsidRDefault="007E138C" w:rsidP="00BB552F">
      <w:pPr>
        <w:spacing w:after="0" w:line="360" w:lineRule="auto"/>
        <w:rPr>
          <w:rFonts w:cs="Arial"/>
          <w:szCs w:val="24"/>
        </w:rPr>
      </w:pPr>
      <w:r w:rsidRPr="00083BC6">
        <w:rPr>
          <w:rFonts w:cs="Arial"/>
          <w:szCs w:val="24"/>
        </w:rPr>
        <w:t>SVM</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 xml:space="preserve">Support </w:t>
      </w:r>
      <w:r w:rsidR="00286A32" w:rsidRPr="00083BC6">
        <w:rPr>
          <w:rFonts w:cs="Arial"/>
          <w:szCs w:val="24"/>
        </w:rPr>
        <w:t>Vector Machine</w:t>
      </w:r>
    </w:p>
    <w:p w14:paraId="2F75139C" w14:textId="530C94F8" w:rsidR="00B4496F" w:rsidRPr="00083BC6" w:rsidRDefault="007E138C" w:rsidP="00BB552F">
      <w:pPr>
        <w:spacing w:after="0" w:line="360" w:lineRule="auto"/>
        <w:rPr>
          <w:rFonts w:cs="Arial"/>
          <w:szCs w:val="24"/>
        </w:rPr>
      </w:pPr>
      <w:r w:rsidRPr="00083BC6">
        <w:rPr>
          <w:rFonts w:cs="Arial"/>
          <w:szCs w:val="24"/>
        </w:rPr>
        <w:t>RNN</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00BD3335" w:rsidRPr="00083BC6">
        <w:rPr>
          <w:rFonts w:cs="Arial"/>
          <w:szCs w:val="24"/>
        </w:rPr>
        <w:tab/>
      </w:r>
      <w:r w:rsidR="00286A32" w:rsidRPr="00083BC6">
        <w:rPr>
          <w:rFonts w:cs="Arial"/>
          <w:szCs w:val="24"/>
        </w:rPr>
        <w:t>Recurrent Neural Network.</w:t>
      </w:r>
    </w:p>
    <w:p w14:paraId="6616868A" w14:textId="77777777" w:rsidR="0082230C" w:rsidRPr="00083BC6" w:rsidRDefault="00B4496F" w:rsidP="00BB552F">
      <w:pPr>
        <w:spacing w:after="0" w:line="360" w:lineRule="auto"/>
        <w:rPr>
          <w:rFonts w:cs="Arial"/>
          <w:szCs w:val="24"/>
        </w:rPr>
      </w:pPr>
      <w:r w:rsidRPr="00083BC6">
        <w:rPr>
          <w:rFonts w:cs="Arial"/>
          <w:szCs w:val="24"/>
        </w:rPr>
        <w:t>MLR</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Multiple Linear Regression</w:t>
      </w:r>
    </w:p>
    <w:p w14:paraId="73C7D008" w14:textId="77777777" w:rsidR="0082230C" w:rsidRPr="00083BC6" w:rsidRDefault="0082230C" w:rsidP="00BB552F">
      <w:pPr>
        <w:spacing w:after="0" w:line="360" w:lineRule="auto"/>
        <w:rPr>
          <w:rFonts w:cs="Arial"/>
          <w:szCs w:val="24"/>
        </w:rPr>
      </w:pPr>
      <w:r w:rsidRPr="00083BC6">
        <w:rPr>
          <w:rFonts w:cs="Arial"/>
          <w:szCs w:val="24"/>
        </w:rPr>
        <w:t>RFR</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Random Forest Regression</w:t>
      </w:r>
    </w:p>
    <w:p w14:paraId="2FE36533" w14:textId="77777777" w:rsidR="00793273" w:rsidRPr="00083BC6" w:rsidRDefault="00C07712" w:rsidP="00BB552F">
      <w:pPr>
        <w:spacing w:after="0" w:line="360" w:lineRule="auto"/>
        <w:rPr>
          <w:rFonts w:cs="Arial"/>
          <w:szCs w:val="24"/>
        </w:rPr>
      </w:pPr>
      <w:r w:rsidRPr="00083BC6">
        <w:rPr>
          <w:rFonts w:cs="Arial"/>
          <w:szCs w:val="24"/>
        </w:rPr>
        <w:t>TS</w:t>
      </w:r>
      <w:r w:rsidR="00793273" w:rsidRPr="00083BC6">
        <w:rPr>
          <w:rFonts w:cs="Arial"/>
          <w:szCs w:val="24"/>
        </w:rPr>
        <w:t>AF</w:t>
      </w:r>
      <w:r w:rsidR="00793273" w:rsidRPr="00083BC6">
        <w:rPr>
          <w:rFonts w:cs="Arial"/>
          <w:szCs w:val="24"/>
        </w:rPr>
        <w:tab/>
      </w:r>
      <w:r w:rsidR="00793273" w:rsidRPr="00083BC6">
        <w:rPr>
          <w:rFonts w:cs="Arial"/>
          <w:szCs w:val="24"/>
        </w:rPr>
        <w:tab/>
      </w:r>
      <w:r w:rsidR="00793273" w:rsidRPr="00083BC6">
        <w:rPr>
          <w:rFonts w:cs="Arial"/>
          <w:szCs w:val="24"/>
        </w:rPr>
        <w:tab/>
        <w:t>-</w:t>
      </w:r>
      <w:r w:rsidR="00793273" w:rsidRPr="00083BC6">
        <w:rPr>
          <w:rFonts w:cs="Arial"/>
          <w:szCs w:val="24"/>
        </w:rPr>
        <w:tab/>
      </w:r>
      <w:r w:rsidR="00793273" w:rsidRPr="00083BC6">
        <w:rPr>
          <w:rFonts w:cs="Arial"/>
          <w:szCs w:val="24"/>
        </w:rPr>
        <w:tab/>
        <w:t>Time Series Analysis and Forecasting</w:t>
      </w:r>
    </w:p>
    <w:p w14:paraId="0C8FDB73" w14:textId="05E28094" w:rsidR="00A97278" w:rsidRPr="00083BC6" w:rsidRDefault="00A97278" w:rsidP="00BB552F">
      <w:pPr>
        <w:spacing w:after="0" w:line="360" w:lineRule="auto"/>
        <w:rPr>
          <w:rFonts w:cs="Arial"/>
          <w:szCs w:val="24"/>
        </w:rPr>
      </w:pPr>
      <w:r w:rsidRPr="00083BC6">
        <w:rPr>
          <w:rFonts w:cs="Arial"/>
          <w:szCs w:val="24"/>
        </w:rPr>
        <w:t>MAE</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Mean Absolute Error</w:t>
      </w:r>
    </w:p>
    <w:p w14:paraId="19137BBF" w14:textId="77777777" w:rsidR="002219F4" w:rsidRPr="00083BC6" w:rsidRDefault="002219F4" w:rsidP="00BB552F">
      <w:pPr>
        <w:spacing w:after="0" w:line="360" w:lineRule="auto"/>
        <w:rPr>
          <w:rFonts w:cs="Arial"/>
          <w:szCs w:val="24"/>
        </w:rPr>
      </w:pPr>
      <w:r w:rsidRPr="00083BC6">
        <w:rPr>
          <w:rFonts w:cs="Arial"/>
          <w:szCs w:val="24"/>
        </w:rPr>
        <w:t>RMSE</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Root Mean Squared Error</w:t>
      </w:r>
    </w:p>
    <w:p w14:paraId="55477E4D" w14:textId="4399EB84" w:rsidR="00935E54" w:rsidRPr="00083BC6" w:rsidRDefault="00935E54" w:rsidP="00BB552F">
      <w:pPr>
        <w:spacing w:after="0" w:line="360" w:lineRule="auto"/>
        <w:rPr>
          <w:rFonts w:cs="Arial"/>
          <w:szCs w:val="24"/>
        </w:rPr>
      </w:pPr>
      <w:r w:rsidRPr="00083BC6">
        <w:rPr>
          <w:rFonts w:cs="Arial"/>
          <w:szCs w:val="24"/>
        </w:rPr>
        <w:t>CRISP-DM</w:t>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Cross-Industry Standard Process for Data Mining</w:t>
      </w:r>
    </w:p>
    <w:p w14:paraId="1E956A46" w14:textId="77777777" w:rsidR="00BD3335" w:rsidRPr="00083BC6" w:rsidRDefault="002219F4" w:rsidP="00BB552F">
      <w:pPr>
        <w:spacing w:after="0" w:line="360" w:lineRule="auto"/>
        <w:rPr>
          <w:rFonts w:cs="Arial"/>
          <w:szCs w:val="24"/>
        </w:rPr>
      </w:pPr>
      <w:r w:rsidRPr="00083BC6">
        <w:rPr>
          <w:rFonts w:cs="Arial"/>
          <w:szCs w:val="24"/>
        </w:rPr>
        <w:t>MAE</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Mean Absolute Error</w:t>
      </w:r>
    </w:p>
    <w:p w14:paraId="77AC34A8" w14:textId="77777777" w:rsidR="008B742F" w:rsidRPr="00083BC6" w:rsidRDefault="004308F1" w:rsidP="00BB552F">
      <w:pPr>
        <w:spacing w:after="0" w:line="360" w:lineRule="auto"/>
        <w:rPr>
          <w:rFonts w:cs="Arial"/>
          <w:szCs w:val="24"/>
        </w:rPr>
      </w:pPr>
      <w:r w:rsidRPr="00083BC6">
        <w:rPr>
          <w:rFonts w:cs="Arial"/>
          <w:szCs w:val="24"/>
        </w:rPr>
        <w:t>ARIMA</w:t>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Autoregressive Integrated Moving Average</w:t>
      </w:r>
    </w:p>
    <w:p w14:paraId="485E850D" w14:textId="77777777" w:rsidR="005A637F" w:rsidRPr="00083BC6" w:rsidRDefault="008B742F" w:rsidP="00BB552F">
      <w:pPr>
        <w:spacing w:after="0" w:line="360" w:lineRule="auto"/>
        <w:rPr>
          <w:rFonts w:cs="Arial"/>
          <w:szCs w:val="24"/>
        </w:rPr>
      </w:pPr>
      <w:r w:rsidRPr="00083BC6">
        <w:rPr>
          <w:rFonts w:cs="Arial"/>
          <w:szCs w:val="24"/>
        </w:rPr>
        <w:t>XLAT</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r>
      <w:r w:rsidR="005A637F" w:rsidRPr="00083BC6">
        <w:rPr>
          <w:rFonts w:cs="Arial"/>
          <w:szCs w:val="24"/>
        </w:rPr>
        <w:t>Latitude</w:t>
      </w:r>
    </w:p>
    <w:p w14:paraId="2480ECF2" w14:textId="77777777" w:rsidR="005A637F" w:rsidRPr="00083BC6" w:rsidRDefault="005A637F" w:rsidP="00BB552F">
      <w:pPr>
        <w:spacing w:after="0" w:line="360" w:lineRule="auto"/>
        <w:rPr>
          <w:rFonts w:cs="Arial"/>
          <w:szCs w:val="24"/>
        </w:rPr>
      </w:pPr>
      <w:r w:rsidRPr="00083BC6">
        <w:rPr>
          <w:rFonts w:cs="Arial"/>
          <w:szCs w:val="24"/>
        </w:rPr>
        <w:t>XLONG</w:t>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Longitude</w:t>
      </w:r>
    </w:p>
    <w:p w14:paraId="3E6203E1" w14:textId="77777777" w:rsidR="005A637F" w:rsidRPr="00083BC6" w:rsidRDefault="005A637F" w:rsidP="00BB552F">
      <w:pPr>
        <w:spacing w:after="0" w:line="360" w:lineRule="auto"/>
        <w:rPr>
          <w:rFonts w:cs="Arial"/>
          <w:szCs w:val="24"/>
        </w:rPr>
      </w:pPr>
      <w:r w:rsidRPr="00083BC6">
        <w:rPr>
          <w:rFonts w:cs="Arial"/>
          <w:szCs w:val="24"/>
        </w:rPr>
        <w:t>TSK</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Surface Temperature</w:t>
      </w:r>
    </w:p>
    <w:p w14:paraId="13DB5163" w14:textId="77777777" w:rsidR="000F4339" w:rsidRPr="00083BC6" w:rsidRDefault="000F4339" w:rsidP="00BB552F">
      <w:pPr>
        <w:spacing w:after="0" w:line="360" w:lineRule="auto"/>
        <w:rPr>
          <w:rFonts w:cs="Arial"/>
          <w:szCs w:val="24"/>
        </w:rPr>
      </w:pPr>
      <w:r w:rsidRPr="00083BC6">
        <w:rPr>
          <w:rFonts w:cs="Arial"/>
          <w:szCs w:val="24"/>
        </w:rPr>
        <w:t xml:space="preserve">PSFC </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Surface Pressure</w:t>
      </w:r>
    </w:p>
    <w:p w14:paraId="173D6CE8" w14:textId="394D5F37" w:rsidR="000F4339" w:rsidRPr="00083BC6" w:rsidRDefault="000F4339" w:rsidP="00BB552F">
      <w:pPr>
        <w:spacing w:after="0" w:line="360" w:lineRule="auto"/>
        <w:rPr>
          <w:rFonts w:cs="Arial"/>
          <w:szCs w:val="24"/>
        </w:rPr>
      </w:pPr>
      <w:r w:rsidRPr="00083BC6">
        <w:rPr>
          <w:rFonts w:cs="Arial"/>
          <w:szCs w:val="24"/>
        </w:rPr>
        <w:t xml:space="preserve">U10 </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X Component of wind at 10mm</w:t>
      </w:r>
    </w:p>
    <w:p w14:paraId="2810236F" w14:textId="77777777" w:rsidR="00DE08D4" w:rsidRPr="00083BC6" w:rsidRDefault="000F4339" w:rsidP="00BB552F">
      <w:pPr>
        <w:spacing w:after="0" w:line="360" w:lineRule="auto"/>
        <w:rPr>
          <w:rFonts w:cs="Arial"/>
          <w:szCs w:val="24"/>
        </w:rPr>
      </w:pPr>
      <w:r w:rsidRPr="00083BC6">
        <w:rPr>
          <w:rFonts w:cs="Arial"/>
          <w:szCs w:val="24"/>
        </w:rPr>
        <w:t>V10</w:t>
      </w:r>
      <w:r w:rsidRPr="00083BC6">
        <w:rPr>
          <w:rFonts w:cs="Arial"/>
          <w:szCs w:val="24"/>
        </w:rPr>
        <w:tab/>
      </w:r>
      <w:r w:rsidRPr="00083BC6">
        <w:rPr>
          <w:rFonts w:cs="Arial"/>
          <w:szCs w:val="24"/>
        </w:rPr>
        <w:tab/>
      </w:r>
      <w:r w:rsidRPr="00083BC6">
        <w:rPr>
          <w:rFonts w:cs="Arial"/>
          <w:szCs w:val="24"/>
        </w:rPr>
        <w:tab/>
        <w:t>-</w:t>
      </w:r>
      <w:r w:rsidRPr="00083BC6">
        <w:rPr>
          <w:rFonts w:cs="Arial"/>
          <w:szCs w:val="24"/>
        </w:rPr>
        <w:tab/>
      </w:r>
      <w:r w:rsidRPr="00083BC6">
        <w:rPr>
          <w:rFonts w:cs="Arial"/>
          <w:szCs w:val="24"/>
        </w:rPr>
        <w:tab/>
        <w:t>Y Component of wind at 10mm</w:t>
      </w:r>
    </w:p>
    <w:p w14:paraId="7114C02D" w14:textId="7F39CBE1" w:rsidR="00DE08D4" w:rsidRPr="00083BC6" w:rsidRDefault="000F4339" w:rsidP="00BB552F">
      <w:pPr>
        <w:spacing w:after="0" w:line="360" w:lineRule="auto"/>
        <w:rPr>
          <w:rFonts w:cs="Arial"/>
          <w:szCs w:val="24"/>
        </w:rPr>
      </w:pPr>
      <w:r w:rsidRPr="00083BC6">
        <w:rPr>
          <w:rFonts w:cs="Arial"/>
          <w:szCs w:val="24"/>
        </w:rPr>
        <w:t xml:space="preserve">Q2 </w:t>
      </w:r>
      <w:r w:rsidR="00DE08D4" w:rsidRPr="00083BC6">
        <w:rPr>
          <w:rFonts w:cs="Arial"/>
          <w:szCs w:val="24"/>
        </w:rPr>
        <w:tab/>
      </w:r>
      <w:r w:rsidR="00DE08D4" w:rsidRPr="00083BC6">
        <w:rPr>
          <w:rFonts w:cs="Arial"/>
          <w:szCs w:val="24"/>
        </w:rPr>
        <w:tab/>
      </w:r>
      <w:r w:rsidR="00DE08D4" w:rsidRPr="00083BC6">
        <w:rPr>
          <w:rFonts w:cs="Arial"/>
          <w:szCs w:val="24"/>
        </w:rPr>
        <w:tab/>
        <w:t>-</w:t>
      </w:r>
      <w:r w:rsidR="00DE08D4" w:rsidRPr="00083BC6">
        <w:rPr>
          <w:rFonts w:cs="Arial"/>
          <w:szCs w:val="24"/>
        </w:rPr>
        <w:tab/>
      </w:r>
      <w:r w:rsidR="00DE08D4" w:rsidRPr="00083BC6">
        <w:rPr>
          <w:rFonts w:cs="Arial"/>
          <w:szCs w:val="24"/>
        </w:rPr>
        <w:tab/>
      </w:r>
      <w:r w:rsidRPr="00083BC6">
        <w:rPr>
          <w:rFonts w:cs="Arial"/>
          <w:szCs w:val="24"/>
        </w:rPr>
        <w:t>Humidity</w:t>
      </w:r>
    </w:p>
    <w:p w14:paraId="51816FFF" w14:textId="3D49C384" w:rsidR="00DE08D4" w:rsidRPr="00083BC6" w:rsidRDefault="000F4339" w:rsidP="00BB552F">
      <w:pPr>
        <w:spacing w:after="0" w:line="360" w:lineRule="auto"/>
        <w:rPr>
          <w:rFonts w:cs="Arial"/>
          <w:szCs w:val="24"/>
        </w:rPr>
      </w:pPr>
      <w:r w:rsidRPr="00083BC6">
        <w:rPr>
          <w:rFonts w:cs="Arial"/>
          <w:szCs w:val="24"/>
        </w:rPr>
        <w:t xml:space="preserve">RAINC </w:t>
      </w:r>
      <w:r w:rsidR="00DE08D4" w:rsidRPr="00083BC6">
        <w:rPr>
          <w:rFonts w:cs="Arial"/>
          <w:szCs w:val="24"/>
        </w:rPr>
        <w:tab/>
      </w:r>
      <w:r w:rsidR="00DE08D4" w:rsidRPr="00083BC6">
        <w:rPr>
          <w:rFonts w:cs="Arial"/>
          <w:szCs w:val="24"/>
        </w:rPr>
        <w:tab/>
        <w:t>-</w:t>
      </w:r>
      <w:r w:rsidR="00DE08D4" w:rsidRPr="00083BC6">
        <w:rPr>
          <w:rFonts w:cs="Arial"/>
          <w:szCs w:val="24"/>
        </w:rPr>
        <w:tab/>
      </w:r>
      <w:r w:rsidR="00DE08D4" w:rsidRPr="00083BC6">
        <w:rPr>
          <w:rFonts w:cs="Arial"/>
          <w:szCs w:val="24"/>
        </w:rPr>
        <w:tab/>
      </w:r>
      <w:r w:rsidRPr="00083BC6">
        <w:rPr>
          <w:rFonts w:cs="Arial"/>
          <w:szCs w:val="24"/>
        </w:rPr>
        <w:t>Convective Rain (Accumulated Precipitation)</w:t>
      </w:r>
    </w:p>
    <w:p w14:paraId="0AEFA8BC" w14:textId="674F69C0" w:rsidR="00DE08D4" w:rsidRPr="00083BC6" w:rsidRDefault="000F4339" w:rsidP="00BB552F">
      <w:pPr>
        <w:spacing w:after="0" w:line="360" w:lineRule="auto"/>
        <w:rPr>
          <w:rFonts w:cs="Arial"/>
          <w:szCs w:val="24"/>
        </w:rPr>
      </w:pPr>
      <w:r w:rsidRPr="00083BC6">
        <w:rPr>
          <w:rFonts w:cs="Arial"/>
          <w:szCs w:val="24"/>
        </w:rPr>
        <w:t>RAINNC</w:t>
      </w:r>
      <w:r w:rsidR="00DE08D4" w:rsidRPr="00083BC6">
        <w:rPr>
          <w:rFonts w:cs="Arial"/>
          <w:szCs w:val="24"/>
        </w:rPr>
        <w:tab/>
      </w:r>
      <w:r w:rsidR="00DE08D4" w:rsidRPr="00083BC6">
        <w:rPr>
          <w:rFonts w:cs="Arial"/>
          <w:szCs w:val="24"/>
        </w:rPr>
        <w:tab/>
        <w:t>-</w:t>
      </w:r>
      <w:r w:rsidR="00DE08D4" w:rsidRPr="00083BC6">
        <w:rPr>
          <w:rFonts w:cs="Arial"/>
          <w:szCs w:val="24"/>
        </w:rPr>
        <w:tab/>
      </w:r>
      <w:r w:rsidR="00DE08D4" w:rsidRPr="00083BC6">
        <w:rPr>
          <w:rFonts w:cs="Arial"/>
          <w:szCs w:val="24"/>
        </w:rPr>
        <w:tab/>
      </w:r>
      <w:r w:rsidRPr="00083BC6">
        <w:rPr>
          <w:rFonts w:cs="Arial"/>
          <w:szCs w:val="24"/>
        </w:rPr>
        <w:t>Non-convective Rain</w:t>
      </w:r>
    </w:p>
    <w:p w14:paraId="56DB51D3" w14:textId="77777777" w:rsidR="00DE08D4" w:rsidRPr="00083BC6" w:rsidRDefault="000F4339" w:rsidP="00BB552F">
      <w:pPr>
        <w:spacing w:after="0" w:line="360" w:lineRule="auto"/>
        <w:rPr>
          <w:rFonts w:cs="Arial"/>
          <w:szCs w:val="24"/>
        </w:rPr>
      </w:pPr>
      <w:r w:rsidRPr="00083BC6">
        <w:rPr>
          <w:rFonts w:cs="Arial"/>
          <w:szCs w:val="24"/>
        </w:rPr>
        <w:t>SNOW</w:t>
      </w:r>
      <w:r w:rsidR="00DE08D4" w:rsidRPr="00083BC6">
        <w:rPr>
          <w:rFonts w:cs="Arial"/>
          <w:szCs w:val="24"/>
        </w:rPr>
        <w:tab/>
      </w:r>
      <w:r w:rsidR="00DE08D4" w:rsidRPr="00083BC6">
        <w:rPr>
          <w:rFonts w:cs="Arial"/>
          <w:szCs w:val="24"/>
        </w:rPr>
        <w:tab/>
        <w:t>-</w:t>
      </w:r>
      <w:r w:rsidR="00DE08D4" w:rsidRPr="00083BC6">
        <w:rPr>
          <w:rFonts w:cs="Arial"/>
          <w:szCs w:val="24"/>
        </w:rPr>
        <w:tab/>
      </w:r>
      <w:r w:rsidR="00DE08D4" w:rsidRPr="00083BC6">
        <w:rPr>
          <w:rFonts w:cs="Arial"/>
          <w:szCs w:val="24"/>
        </w:rPr>
        <w:tab/>
      </w:r>
      <w:r w:rsidRPr="00083BC6">
        <w:rPr>
          <w:rFonts w:cs="Arial"/>
          <w:szCs w:val="24"/>
        </w:rPr>
        <w:t>Snow Water Equivalent</w:t>
      </w:r>
    </w:p>
    <w:p w14:paraId="438AC26F" w14:textId="77777777" w:rsidR="00BB552F" w:rsidRPr="00083BC6" w:rsidRDefault="000F4339" w:rsidP="00BB552F">
      <w:pPr>
        <w:spacing w:after="0" w:line="360" w:lineRule="auto"/>
        <w:rPr>
          <w:rFonts w:cs="Arial"/>
          <w:szCs w:val="24"/>
        </w:rPr>
      </w:pPr>
      <w:r w:rsidRPr="00083BC6">
        <w:rPr>
          <w:rFonts w:cs="Arial"/>
          <w:szCs w:val="24"/>
        </w:rPr>
        <w:t>TSLB</w:t>
      </w:r>
      <w:r w:rsidR="00BB552F" w:rsidRPr="00083BC6">
        <w:rPr>
          <w:rFonts w:cs="Arial"/>
          <w:szCs w:val="24"/>
        </w:rPr>
        <w:tab/>
      </w:r>
      <w:r w:rsidR="00BB552F" w:rsidRPr="00083BC6">
        <w:rPr>
          <w:rFonts w:cs="Arial"/>
          <w:szCs w:val="24"/>
        </w:rPr>
        <w:tab/>
      </w:r>
      <w:r w:rsidR="00BB552F" w:rsidRPr="00083BC6">
        <w:rPr>
          <w:rFonts w:cs="Arial"/>
          <w:szCs w:val="24"/>
        </w:rPr>
        <w:tab/>
        <w:t>-</w:t>
      </w:r>
      <w:r w:rsidR="00BB552F" w:rsidRPr="00083BC6">
        <w:rPr>
          <w:rFonts w:cs="Arial"/>
          <w:szCs w:val="24"/>
        </w:rPr>
        <w:tab/>
      </w:r>
      <w:r w:rsidR="00BB552F" w:rsidRPr="00083BC6">
        <w:rPr>
          <w:rFonts w:cs="Arial"/>
          <w:szCs w:val="24"/>
        </w:rPr>
        <w:tab/>
      </w:r>
      <w:r w:rsidRPr="00083BC6">
        <w:rPr>
          <w:rFonts w:cs="Arial"/>
          <w:szCs w:val="24"/>
        </w:rPr>
        <w:t>Soil Temperature</w:t>
      </w:r>
    </w:p>
    <w:p w14:paraId="69EF1C7C" w14:textId="76323575" w:rsidR="000F4339" w:rsidRPr="00083BC6" w:rsidRDefault="000F4339" w:rsidP="00BB552F">
      <w:pPr>
        <w:spacing w:after="0" w:line="360" w:lineRule="auto"/>
        <w:rPr>
          <w:rFonts w:cs="Arial"/>
          <w:szCs w:val="24"/>
        </w:rPr>
      </w:pPr>
      <w:r w:rsidRPr="00083BC6">
        <w:rPr>
          <w:rFonts w:cs="Arial"/>
          <w:szCs w:val="24"/>
        </w:rPr>
        <w:t>SMOIS</w:t>
      </w:r>
      <w:r w:rsidR="00BB552F" w:rsidRPr="00083BC6">
        <w:rPr>
          <w:rFonts w:cs="Arial"/>
          <w:szCs w:val="24"/>
        </w:rPr>
        <w:tab/>
      </w:r>
      <w:r w:rsidR="00BB552F" w:rsidRPr="00083BC6">
        <w:rPr>
          <w:rFonts w:cs="Arial"/>
          <w:szCs w:val="24"/>
        </w:rPr>
        <w:tab/>
        <w:t>-</w:t>
      </w:r>
      <w:r w:rsidR="00BB552F" w:rsidRPr="00083BC6">
        <w:rPr>
          <w:rFonts w:cs="Arial"/>
          <w:szCs w:val="24"/>
        </w:rPr>
        <w:tab/>
      </w:r>
      <w:r w:rsidR="00BB552F" w:rsidRPr="00083BC6">
        <w:rPr>
          <w:rFonts w:cs="Arial"/>
          <w:szCs w:val="24"/>
        </w:rPr>
        <w:tab/>
      </w:r>
      <w:r w:rsidRPr="00083BC6">
        <w:rPr>
          <w:rFonts w:cs="Arial"/>
          <w:szCs w:val="24"/>
        </w:rPr>
        <w:t>Soil Moisture</w:t>
      </w:r>
    </w:p>
    <w:p w14:paraId="718D82E9" w14:textId="5962CD12" w:rsidR="008D22E2" w:rsidRPr="00083BC6" w:rsidRDefault="008D22E2" w:rsidP="008D22E2">
      <w:pPr>
        <w:spacing w:after="0" w:line="360" w:lineRule="auto"/>
        <w:jc w:val="both"/>
        <w:rPr>
          <w:rFonts w:eastAsiaTheme="majorEastAsia" w:cs="Arial"/>
          <w:color w:val="0F4761" w:themeColor="accent1" w:themeShade="BF"/>
          <w:szCs w:val="24"/>
        </w:rPr>
      </w:pPr>
      <w:r w:rsidRPr="00083BC6">
        <w:rPr>
          <w:rFonts w:cs="Arial"/>
          <w:szCs w:val="24"/>
        </w:rPr>
        <w:br w:type="page"/>
      </w:r>
    </w:p>
    <w:p w14:paraId="16CBBC15" w14:textId="2B7C6110" w:rsidR="008D22E2" w:rsidRPr="00083BC6" w:rsidRDefault="00471A4B" w:rsidP="008D22E2">
      <w:pPr>
        <w:pStyle w:val="Heading1"/>
        <w:spacing w:after="0" w:line="360" w:lineRule="auto"/>
        <w:jc w:val="both"/>
        <w:rPr>
          <w:rFonts w:ascii="Arial" w:hAnsi="Arial" w:cs="Arial"/>
          <w:b/>
          <w:bCs/>
          <w:sz w:val="30"/>
          <w:szCs w:val="30"/>
        </w:rPr>
      </w:pPr>
      <w:bookmarkStart w:id="0" w:name="_Toc166698972"/>
      <w:bookmarkStart w:id="1" w:name="_Toc168323943"/>
      <w:r w:rsidRPr="00083BC6">
        <w:rPr>
          <w:rFonts w:ascii="Arial" w:hAnsi="Arial" w:cs="Arial"/>
          <w:b/>
          <w:bCs/>
          <w:sz w:val="30"/>
          <w:szCs w:val="30"/>
        </w:rPr>
        <w:lastRenderedPageBreak/>
        <w:t>ABSTRACT</w:t>
      </w:r>
      <w:bookmarkEnd w:id="0"/>
      <w:bookmarkEnd w:id="1"/>
    </w:p>
    <w:p w14:paraId="226B3EAE" w14:textId="62E7C16A" w:rsidR="009423FC" w:rsidRPr="00083BC6" w:rsidRDefault="009423FC" w:rsidP="009423FC">
      <w:pPr>
        <w:spacing w:after="0" w:line="360" w:lineRule="auto"/>
        <w:jc w:val="both"/>
        <w:rPr>
          <w:rFonts w:cs="Arial"/>
          <w:szCs w:val="24"/>
        </w:rPr>
      </w:pPr>
      <w:r w:rsidRPr="00083BC6">
        <w:rPr>
          <w:rFonts w:cs="Arial"/>
          <w:szCs w:val="24"/>
        </w:rPr>
        <w:t xml:space="preserve">This study explores the use of three different machine learning models, </w:t>
      </w:r>
      <w:r w:rsidR="00A97278" w:rsidRPr="00083BC6">
        <w:rPr>
          <w:rFonts w:cs="Arial"/>
          <w:szCs w:val="24"/>
        </w:rPr>
        <w:t xml:space="preserve">Multiple </w:t>
      </w:r>
      <w:r w:rsidRPr="00083BC6">
        <w:rPr>
          <w:rFonts w:cs="Arial"/>
          <w:szCs w:val="24"/>
        </w:rPr>
        <w:t>Linear Regression (</w:t>
      </w:r>
      <w:r w:rsidR="002219C5" w:rsidRPr="00083BC6">
        <w:rPr>
          <w:rFonts w:cs="Arial"/>
          <w:szCs w:val="24"/>
        </w:rPr>
        <w:t>MLR</w:t>
      </w:r>
      <w:r w:rsidRPr="00083BC6">
        <w:rPr>
          <w:rFonts w:cs="Arial"/>
          <w:szCs w:val="24"/>
        </w:rPr>
        <w:t>), Support Vector</w:t>
      </w:r>
      <w:r w:rsidR="00A97278" w:rsidRPr="00083BC6">
        <w:rPr>
          <w:rFonts w:cs="Arial"/>
          <w:szCs w:val="24"/>
        </w:rPr>
        <w:t xml:space="preserve"> Regression (</w:t>
      </w:r>
      <w:r w:rsidRPr="00083BC6">
        <w:rPr>
          <w:rFonts w:cs="Arial"/>
          <w:szCs w:val="24"/>
        </w:rPr>
        <w:t>SV</w:t>
      </w:r>
      <w:r w:rsidR="00A97278" w:rsidRPr="00083BC6">
        <w:rPr>
          <w:rFonts w:cs="Arial"/>
          <w:szCs w:val="24"/>
        </w:rPr>
        <w:t>R)</w:t>
      </w:r>
      <w:r w:rsidRPr="00083BC6">
        <w:rPr>
          <w:rFonts w:cs="Arial"/>
          <w:szCs w:val="24"/>
        </w:rPr>
        <w:t xml:space="preserve">, and </w:t>
      </w:r>
      <w:r w:rsidR="00A97278" w:rsidRPr="00083BC6">
        <w:rPr>
          <w:rFonts w:cs="Arial"/>
          <w:szCs w:val="24"/>
        </w:rPr>
        <w:t>Random Forest Regression</w:t>
      </w:r>
      <w:r w:rsidRPr="00083BC6">
        <w:rPr>
          <w:rFonts w:cs="Arial"/>
          <w:szCs w:val="24"/>
        </w:rPr>
        <w:t xml:space="preserve"> (</w:t>
      </w:r>
      <w:r w:rsidR="00A97278" w:rsidRPr="00083BC6">
        <w:rPr>
          <w:rFonts w:cs="Arial"/>
          <w:szCs w:val="24"/>
        </w:rPr>
        <w:t>RFR</w:t>
      </w:r>
      <w:r w:rsidRPr="00083BC6">
        <w:rPr>
          <w:rFonts w:cs="Arial"/>
          <w:szCs w:val="24"/>
        </w:rPr>
        <w:t>), for weather forecasting in the Scarcliffe region. This project will document the preprocessing procedures used to clean the unprocessed weather data before the models are trained and tested</w:t>
      </w:r>
      <w:r w:rsidR="00A97278" w:rsidRPr="00083BC6">
        <w:rPr>
          <w:rFonts w:cs="Arial"/>
          <w:szCs w:val="24"/>
        </w:rPr>
        <w:t xml:space="preserve">. Mean Absolute Error (MAE) and </w:t>
      </w:r>
      <w:r w:rsidRPr="00083BC6">
        <w:rPr>
          <w:rFonts w:cs="Arial"/>
          <w:szCs w:val="24"/>
        </w:rPr>
        <w:t xml:space="preserve">Root Mean Squared Error (RMSE) </w:t>
      </w:r>
      <w:r w:rsidR="00873979" w:rsidRPr="00083BC6">
        <w:rPr>
          <w:rFonts w:cs="Arial"/>
          <w:szCs w:val="24"/>
        </w:rPr>
        <w:t xml:space="preserve">and </w:t>
      </w:r>
      <w:r w:rsidR="0081351E" w:rsidRPr="00083BC6">
        <w:rPr>
          <w:rFonts w:cs="Arial"/>
          <w:szCs w:val="24"/>
        </w:rPr>
        <w:t>Mean Absolute Error (</w:t>
      </w:r>
      <w:r w:rsidR="00873979" w:rsidRPr="00083BC6">
        <w:rPr>
          <w:rFonts w:cs="Arial"/>
          <w:szCs w:val="24"/>
        </w:rPr>
        <w:t>MAE</w:t>
      </w:r>
      <w:r w:rsidRPr="00083BC6">
        <w:rPr>
          <w:rFonts w:cs="Arial"/>
          <w:szCs w:val="24"/>
        </w:rPr>
        <w:t>)</w:t>
      </w:r>
      <w:r w:rsidR="00A97278" w:rsidRPr="00083BC6">
        <w:rPr>
          <w:rFonts w:cs="Arial"/>
          <w:szCs w:val="24"/>
        </w:rPr>
        <w:t xml:space="preserve"> </w:t>
      </w:r>
      <w:r w:rsidRPr="00083BC6">
        <w:rPr>
          <w:rFonts w:cs="Arial"/>
          <w:szCs w:val="24"/>
        </w:rPr>
        <w:t>metric</w:t>
      </w:r>
      <w:r w:rsidR="00A97278" w:rsidRPr="00083BC6">
        <w:rPr>
          <w:rFonts w:cs="Arial"/>
          <w:szCs w:val="24"/>
        </w:rPr>
        <w:t>s</w:t>
      </w:r>
      <w:r w:rsidRPr="00083BC6">
        <w:rPr>
          <w:rFonts w:cs="Arial"/>
          <w:szCs w:val="24"/>
        </w:rPr>
        <w:t xml:space="preserve"> </w:t>
      </w:r>
      <w:r w:rsidR="00A97278" w:rsidRPr="00083BC6">
        <w:rPr>
          <w:rFonts w:cs="Arial"/>
          <w:szCs w:val="24"/>
        </w:rPr>
        <w:t>are</w:t>
      </w:r>
      <w:r w:rsidRPr="00083BC6">
        <w:rPr>
          <w:rFonts w:cs="Arial"/>
          <w:szCs w:val="24"/>
        </w:rPr>
        <w:t xml:space="preserve"> used to assess the performance</w:t>
      </w:r>
      <w:r w:rsidR="00A97278" w:rsidRPr="00083BC6">
        <w:rPr>
          <w:rFonts w:cs="Arial"/>
          <w:szCs w:val="24"/>
        </w:rPr>
        <w:t xml:space="preserve"> and accuracy</w:t>
      </w:r>
      <w:r w:rsidRPr="00083BC6">
        <w:rPr>
          <w:rFonts w:cs="Arial"/>
          <w:szCs w:val="24"/>
        </w:rPr>
        <w:t xml:space="preserve"> of the model.</w:t>
      </w:r>
    </w:p>
    <w:p w14:paraId="28F84EC0" w14:textId="77777777" w:rsidR="00A97278" w:rsidRPr="00083BC6" w:rsidRDefault="00A97278" w:rsidP="009423FC">
      <w:pPr>
        <w:spacing w:after="0" w:line="360" w:lineRule="auto"/>
        <w:jc w:val="both"/>
        <w:rPr>
          <w:rFonts w:cs="Arial"/>
          <w:szCs w:val="24"/>
        </w:rPr>
      </w:pPr>
    </w:p>
    <w:p w14:paraId="0750538C" w14:textId="58835766" w:rsidR="009423FC" w:rsidRPr="00083BC6" w:rsidRDefault="009423FC" w:rsidP="009423FC">
      <w:pPr>
        <w:spacing w:after="0" w:line="360" w:lineRule="auto"/>
        <w:jc w:val="both"/>
        <w:rPr>
          <w:rFonts w:cs="Arial"/>
          <w:szCs w:val="24"/>
        </w:rPr>
      </w:pPr>
      <w:r w:rsidRPr="00083BC6">
        <w:rPr>
          <w:rFonts w:cs="Arial"/>
          <w:szCs w:val="24"/>
        </w:rPr>
        <w:t>Th</w:t>
      </w:r>
      <w:r w:rsidR="00A97278" w:rsidRPr="00083BC6">
        <w:rPr>
          <w:rFonts w:cs="Arial"/>
          <w:szCs w:val="24"/>
        </w:rPr>
        <w:t>e</w:t>
      </w:r>
      <w:r w:rsidRPr="00083BC6">
        <w:rPr>
          <w:rFonts w:cs="Arial"/>
          <w:szCs w:val="24"/>
        </w:rPr>
        <w:t xml:space="preserve"> project, which is written in the R programming language, uses </w:t>
      </w:r>
      <w:r w:rsidR="00042B25" w:rsidRPr="00083BC6">
        <w:rPr>
          <w:rFonts w:cs="Arial"/>
          <w:szCs w:val="24"/>
        </w:rPr>
        <w:t>several</w:t>
      </w:r>
      <w:r w:rsidRPr="00083BC6">
        <w:rPr>
          <w:rFonts w:cs="Arial"/>
          <w:szCs w:val="24"/>
        </w:rPr>
        <w:t xml:space="preserve"> libraries for data manipulation, visualisation, and analysis, including zoo, DescTools, ggplot2, </w:t>
      </w:r>
      <w:proofErr w:type="spellStart"/>
      <w:r w:rsidRPr="00083BC6">
        <w:rPr>
          <w:rFonts w:cs="Arial"/>
          <w:szCs w:val="24"/>
        </w:rPr>
        <w:t>tidyverse</w:t>
      </w:r>
      <w:proofErr w:type="spellEnd"/>
      <w:r w:rsidRPr="00083BC6">
        <w:rPr>
          <w:rFonts w:cs="Arial"/>
          <w:szCs w:val="24"/>
        </w:rPr>
        <w:t xml:space="preserve">, </w:t>
      </w:r>
      <w:proofErr w:type="spellStart"/>
      <w:r w:rsidRPr="00083BC6">
        <w:rPr>
          <w:rFonts w:cs="Arial"/>
          <w:szCs w:val="24"/>
        </w:rPr>
        <w:t>dplyr</w:t>
      </w:r>
      <w:proofErr w:type="spellEnd"/>
      <w:r w:rsidRPr="00083BC6">
        <w:rPr>
          <w:rFonts w:cs="Arial"/>
          <w:szCs w:val="24"/>
        </w:rPr>
        <w:t xml:space="preserve">, and </w:t>
      </w:r>
      <w:proofErr w:type="spellStart"/>
      <w:r w:rsidRPr="00083BC6">
        <w:rPr>
          <w:rFonts w:cs="Arial"/>
          <w:szCs w:val="24"/>
        </w:rPr>
        <w:t>naniar</w:t>
      </w:r>
      <w:proofErr w:type="spellEnd"/>
      <w:r w:rsidRPr="00083BC6">
        <w:rPr>
          <w:rFonts w:cs="Arial"/>
          <w:szCs w:val="24"/>
        </w:rPr>
        <w:t>. The goal of the study is to produce insightful information about weather forecasting that will be useful to a variety of stakeholders, such as residents, farmers, tourism operators, flight navigation services, and policymakers.</w:t>
      </w:r>
    </w:p>
    <w:p w14:paraId="2FA1D1C7" w14:textId="77777777" w:rsidR="009423FC" w:rsidRPr="00083BC6" w:rsidRDefault="009423FC" w:rsidP="009423FC">
      <w:pPr>
        <w:spacing w:after="0" w:line="360" w:lineRule="auto"/>
        <w:jc w:val="both"/>
        <w:rPr>
          <w:rFonts w:cs="Arial"/>
          <w:szCs w:val="24"/>
        </w:rPr>
      </w:pPr>
    </w:p>
    <w:p w14:paraId="39013BD0" w14:textId="476033D3" w:rsidR="009423FC" w:rsidRPr="00083BC6" w:rsidRDefault="009423FC" w:rsidP="009423FC">
      <w:pPr>
        <w:spacing w:after="0" w:line="360" w:lineRule="auto"/>
        <w:jc w:val="both"/>
        <w:rPr>
          <w:rFonts w:cs="Arial"/>
          <w:szCs w:val="24"/>
        </w:rPr>
      </w:pPr>
      <w:r w:rsidRPr="00083BC6">
        <w:rPr>
          <w:rFonts w:cs="Arial"/>
          <w:szCs w:val="24"/>
        </w:rPr>
        <w:t xml:space="preserve">This research compares the performance of the </w:t>
      </w:r>
      <w:r w:rsidR="00F17061" w:rsidRPr="00083BC6">
        <w:rPr>
          <w:rFonts w:cs="Arial"/>
          <w:szCs w:val="24"/>
        </w:rPr>
        <w:t>M</w:t>
      </w:r>
      <w:r w:rsidRPr="00083BC6">
        <w:rPr>
          <w:rFonts w:cs="Arial"/>
          <w:szCs w:val="24"/>
        </w:rPr>
        <w:t>LR, SV</w:t>
      </w:r>
      <w:r w:rsidR="00F17061" w:rsidRPr="00083BC6">
        <w:rPr>
          <w:rFonts w:cs="Arial"/>
          <w:szCs w:val="24"/>
        </w:rPr>
        <w:t>R</w:t>
      </w:r>
      <w:r w:rsidRPr="00083BC6">
        <w:rPr>
          <w:rFonts w:cs="Arial"/>
          <w:szCs w:val="24"/>
        </w:rPr>
        <w:t xml:space="preserve">, and </w:t>
      </w:r>
      <w:r w:rsidR="00C403B6" w:rsidRPr="00083BC6">
        <w:rPr>
          <w:rFonts w:cs="Arial"/>
          <w:szCs w:val="24"/>
        </w:rPr>
        <w:t>R</w:t>
      </w:r>
      <w:r w:rsidR="00873979" w:rsidRPr="00083BC6">
        <w:rPr>
          <w:rFonts w:cs="Arial"/>
          <w:szCs w:val="24"/>
        </w:rPr>
        <w:t>FR</w:t>
      </w:r>
      <w:r w:rsidRPr="00083BC6">
        <w:rPr>
          <w:rFonts w:cs="Arial"/>
          <w:szCs w:val="24"/>
        </w:rPr>
        <w:t xml:space="preserve"> models </w:t>
      </w:r>
      <w:r w:rsidR="00042B25" w:rsidRPr="00083BC6">
        <w:rPr>
          <w:rFonts w:cs="Arial"/>
          <w:szCs w:val="24"/>
        </w:rPr>
        <w:t>to</w:t>
      </w:r>
      <w:r w:rsidRPr="00083BC6">
        <w:rPr>
          <w:rFonts w:cs="Arial"/>
          <w:szCs w:val="24"/>
        </w:rPr>
        <w:t xml:space="preserve"> determine which method is best for efficient weather prediction in the Scarcliffe region. It is anticipated that the results would improve weather forecasts' accuracy and usefulness, which will help with resource management and well-informed decision-making in a variety of industries.</w:t>
      </w:r>
    </w:p>
    <w:p w14:paraId="326CC472" w14:textId="77777777" w:rsidR="009423FC" w:rsidRPr="00083BC6" w:rsidRDefault="009423FC" w:rsidP="001A57E2">
      <w:pPr>
        <w:spacing w:after="0" w:line="360" w:lineRule="auto"/>
        <w:jc w:val="both"/>
        <w:rPr>
          <w:rFonts w:cs="Arial"/>
          <w:szCs w:val="24"/>
        </w:rPr>
      </w:pPr>
    </w:p>
    <w:p w14:paraId="03656A80" w14:textId="77777777" w:rsidR="009423FC" w:rsidRPr="00083BC6" w:rsidRDefault="009423FC" w:rsidP="001A57E2">
      <w:pPr>
        <w:spacing w:after="0" w:line="360" w:lineRule="auto"/>
        <w:jc w:val="both"/>
        <w:rPr>
          <w:rFonts w:cs="Arial"/>
          <w:szCs w:val="24"/>
        </w:rPr>
      </w:pPr>
    </w:p>
    <w:p w14:paraId="54008384" w14:textId="1D33CF3D" w:rsidR="008D22E2" w:rsidRPr="00083BC6" w:rsidRDefault="008D22E2" w:rsidP="001A57E2">
      <w:pPr>
        <w:spacing w:after="0" w:line="360" w:lineRule="auto"/>
        <w:jc w:val="both"/>
        <w:rPr>
          <w:rFonts w:cs="Arial"/>
          <w:szCs w:val="24"/>
        </w:rPr>
      </w:pPr>
      <w:r w:rsidRPr="00083BC6">
        <w:rPr>
          <w:rFonts w:cs="Arial"/>
          <w:szCs w:val="24"/>
        </w:rPr>
        <w:br w:type="page"/>
      </w:r>
    </w:p>
    <w:p w14:paraId="1CEA468B" w14:textId="73E3AB42" w:rsidR="008D22E2" w:rsidRPr="00083BC6" w:rsidRDefault="00DF7D95" w:rsidP="00DF7D95">
      <w:pPr>
        <w:pStyle w:val="Heading1"/>
        <w:spacing w:line="360" w:lineRule="auto"/>
        <w:jc w:val="both"/>
        <w:rPr>
          <w:rFonts w:ascii="Arial" w:hAnsi="Arial" w:cs="Arial"/>
          <w:b/>
          <w:bCs/>
          <w:sz w:val="30"/>
          <w:szCs w:val="30"/>
        </w:rPr>
      </w:pPr>
      <w:bookmarkStart w:id="2" w:name="_Toc166698973"/>
      <w:bookmarkStart w:id="3" w:name="_Toc168323944"/>
      <w:r w:rsidRPr="00083BC6">
        <w:rPr>
          <w:rFonts w:ascii="Arial" w:hAnsi="Arial" w:cs="Arial"/>
          <w:b/>
          <w:bCs/>
          <w:sz w:val="30"/>
          <w:szCs w:val="30"/>
        </w:rPr>
        <w:lastRenderedPageBreak/>
        <w:t xml:space="preserve">1.0. </w:t>
      </w:r>
      <w:r w:rsidR="00520A0E" w:rsidRPr="00083BC6">
        <w:rPr>
          <w:rFonts w:ascii="Arial" w:hAnsi="Arial" w:cs="Arial"/>
          <w:b/>
          <w:bCs/>
          <w:sz w:val="30"/>
          <w:szCs w:val="30"/>
        </w:rPr>
        <w:t>INTRODUCTION</w:t>
      </w:r>
      <w:bookmarkEnd w:id="2"/>
      <w:bookmarkEnd w:id="3"/>
    </w:p>
    <w:p w14:paraId="6F7567DC" w14:textId="30D19718" w:rsidR="00552358" w:rsidRPr="00083BC6" w:rsidRDefault="006047FC" w:rsidP="65E7F5D1">
      <w:pPr>
        <w:spacing w:after="0" w:line="360" w:lineRule="auto"/>
        <w:jc w:val="both"/>
        <w:rPr>
          <w:rFonts w:cs="Arial"/>
        </w:rPr>
      </w:pPr>
      <w:r w:rsidRPr="65E7F5D1">
        <w:rPr>
          <w:rFonts w:cs="Arial"/>
        </w:rPr>
        <w:t>As climatic variability becomes more visible, understanding its implications on agricultural production and tourism is critical to ensuring economic stability and growth. This research</w:t>
      </w:r>
      <w:r w:rsidR="00A97278" w:rsidRPr="65E7F5D1">
        <w:rPr>
          <w:rFonts w:cs="Arial"/>
        </w:rPr>
        <w:t xml:space="preserve"> </w:t>
      </w:r>
      <w:r w:rsidR="002C0666" w:rsidRPr="65E7F5D1">
        <w:rPr>
          <w:rFonts w:cs="Arial"/>
        </w:rPr>
        <w:t>aims</w:t>
      </w:r>
      <w:r w:rsidRPr="65E7F5D1">
        <w:rPr>
          <w:rFonts w:cs="Arial"/>
        </w:rPr>
        <w:t xml:space="preserve"> to examine local weather patterns and their effects on agricultural and tourism sector in Scarcliffe, UK. The aim of this research is to offer a thorough analysis, relevant correlations, trends, and patterns by assessing the direct relationships between certain weather parameters and economic outcomes, agricultural production and tourism flows in Scarcliffe. It will equip stakeholders, particularly local farmers, tourism providers, </w:t>
      </w:r>
      <w:r w:rsidR="004568B0" w:rsidRPr="65E7F5D1">
        <w:rPr>
          <w:rFonts w:cs="Arial"/>
        </w:rPr>
        <w:t>and r</w:t>
      </w:r>
      <w:r w:rsidRPr="65E7F5D1">
        <w:rPr>
          <w:rFonts w:cs="Arial"/>
        </w:rPr>
        <w:t xml:space="preserve">esidents, with adequate data-driven insights that will help boost their operations and strategic objectives. </w:t>
      </w:r>
      <w:r w:rsidR="00A55B9C" w:rsidRPr="65E7F5D1">
        <w:rPr>
          <w:rFonts w:cs="Arial"/>
        </w:rPr>
        <w:t>Accurate weather forecasting plays a significant role in practically every sector and society, as it allows businesses to make informed decisions, emergency personnel to prepare for natural tragedies and people to organise their activities</w:t>
      </w:r>
      <w:r w:rsidR="00B07F37" w:rsidRPr="65E7F5D1">
        <w:rPr>
          <w:rFonts w:cs="Arial"/>
        </w:rPr>
        <w:t xml:space="preserve"> </w:t>
      </w:r>
      <w:r w:rsidR="00B07F37" w:rsidRPr="65E7F5D1">
        <w:rPr>
          <w:rFonts w:cs="Arial"/>
        </w:rPr>
        <w:fldChar w:fldCharType="begin"/>
      </w:r>
      <w:r w:rsidR="00B07F37" w:rsidRPr="65E7F5D1">
        <w:rPr>
          <w:rFonts w:cs="Arial"/>
        </w:rPr>
        <w:instrText xml:space="preserve"> ADDIN ZOTERO_ITEM CSL_CITATION {"citationID":"FJSaFGIc","properties":{"formattedCitation":"({\\i{}Weather Forecast Models: The Ultimate Guide (2024)}, no date)","plainCitation":"(Weather Forecast Models: The Ultimate Guide (2024), no date)","noteIndex":0},"citationItems":[{"id":398,"uris":["http://zotero.org/users/12984671/items/KUMQW8YG"],"itemData":{"id":398,"type":"webpage","abstract":"In this guide, explore different types of weather forecast models, understand why forecasts can vary, and discover the most accurate forecast models available today.","container-title":"Climavision","language":"en-US","title":"Weather Forecast Models: The Ultimate Guide (2024)","title-short":"Weather Forecast Models","URL":"https://climavision.com/resources/the-ultimate-guide-to-weather-forecast-models/","accessed":{"date-parts":[["2024",5,13]]}}}],"schema":"https://github.com/citation-style-language/schema/raw/master/csl-citation.json"} </w:instrText>
      </w:r>
      <w:r w:rsidR="00B07F37" w:rsidRPr="65E7F5D1">
        <w:rPr>
          <w:rFonts w:cs="Arial"/>
        </w:rPr>
        <w:fldChar w:fldCharType="separate"/>
      </w:r>
      <w:r w:rsidR="00B07F37" w:rsidRPr="00083BC6">
        <w:rPr>
          <w:rFonts w:cs="Arial"/>
          <w:kern w:val="0"/>
        </w:rPr>
        <w:t>(</w:t>
      </w:r>
      <w:r w:rsidR="00B07F37" w:rsidRPr="65E7F5D1">
        <w:rPr>
          <w:rFonts w:cs="Arial"/>
          <w:kern w:val="0"/>
        </w:rPr>
        <w:t>Weather Forecast Models: The Ultimate Guide (2024), no date)</w:t>
      </w:r>
      <w:r w:rsidR="00B07F37" w:rsidRPr="65E7F5D1">
        <w:rPr>
          <w:rFonts w:cs="Arial"/>
        </w:rPr>
        <w:fldChar w:fldCharType="end"/>
      </w:r>
      <w:r w:rsidR="00A55B9C" w:rsidRPr="65E7F5D1">
        <w:rPr>
          <w:rFonts w:cs="Arial"/>
        </w:rPr>
        <w:t>.</w:t>
      </w:r>
      <w:r w:rsidR="00B20090" w:rsidRPr="65E7F5D1">
        <w:rPr>
          <w:rFonts w:cs="Arial"/>
        </w:rPr>
        <w:t xml:space="preserve"> </w:t>
      </w:r>
      <w:r w:rsidR="00B20090" w:rsidRPr="65E7F5D1">
        <w:rPr>
          <w:rFonts w:cs="Arial"/>
        </w:rPr>
        <w:fldChar w:fldCharType="begin"/>
      </w:r>
      <w:r w:rsidR="00B20090" w:rsidRPr="65E7F5D1">
        <w:rPr>
          <w:rFonts w:cs="Arial"/>
        </w:rPr>
        <w:instrText xml:space="preserve"> ADDIN ZOTERO_ITEM CSL_CITATION {"citationID":"EmGPxyev","properties":{"formattedCitation":"(Pliske, Crandall and Klein, 2004)","plainCitation":"(Pliske, Crandall and Klein, 2004)","noteIndex":0},"citationItems":[{"id":395,"uris":["http://zotero.org/users/12984671/items/VQ4AB9TS"],"itemData":{"id":395,"type":"article-journal","container-title":"Psychological Investigations of Competence in Decision Making","journalAbbreviation":"Psychological Investigations of Competence in Decision Making","page":"40-70","source":"ResearchGate","title":"Competence in weather forecasting","author":[{"family":"Pliske","given":"Rebecca"},{"family":"Crandall","given":"Beth"},{"family":"Klein","given":"Gary"}],"issued":{"date-parts":[["2004",1,1]]}}}],"schema":"https://github.com/citation-style-language/schema/raw/master/csl-citation.json"} </w:instrText>
      </w:r>
      <w:r w:rsidR="00B20090" w:rsidRPr="65E7F5D1">
        <w:rPr>
          <w:rFonts w:cs="Arial"/>
        </w:rPr>
        <w:fldChar w:fldCharType="separate"/>
      </w:r>
      <w:r w:rsidR="00B20090" w:rsidRPr="00083BC6">
        <w:rPr>
          <w:rFonts w:cs="Arial"/>
        </w:rPr>
        <w:t>Pliske</w:t>
      </w:r>
      <w:r w:rsidR="00C27FC7" w:rsidRPr="00083BC6">
        <w:rPr>
          <w:rFonts w:cs="Arial"/>
        </w:rPr>
        <w:t xml:space="preserve"> et al. (</w:t>
      </w:r>
      <w:r w:rsidR="00B20090" w:rsidRPr="00083BC6">
        <w:rPr>
          <w:rFonts w:cs="Arial"/>
        </w:rPr>
        <w:t>2004)</w:t>
      </w:r>
      <w:r w:rsidR="00B20090" w:rsidRPr="65E7F5D1">
        <w:rPr>
          <w:rFonts w:cs="Arial"/>
        </w:rPr>
        <w:fldChar w:fldCharType="end"/>
      </w:r>
      <w:r w:rsidR="00B20090" w:rsidRPr="65E7F5D1">
        <w:rPr>
          <w:rFonts w:cs="Arial"/>
        </w:rPr>
        <w:t xml:space="preserve"> </w:t>
      </w:r>
      <w:r w:rsidR="00C27FC7" w:rsidRPr="65E7F5D1">
        <w:rPr>
          <w:rFonts w:cs="Arial"/>
        </w:rPr>
        <w:t xml:space="preserve">discussed that </w:t>
      </w:r>
      <w:r w:rsidR="00B20090" w:rsidRPr="65E7F5D1">
        <w:rPr>
          <w:rFonts w:cs="Arial"/>
        </w:rPr>
        <w:t>technological advancement have greatly influenced the technologies accessible to weather forecasters</w:t>
      </w:r>
      <w:r w:rsidR="00603AA8" w:rsidRPr="65E7F5D1">
        <w:rPr>
          <w:rFonts w:cs="Arial"/>
        </w:rPr>
        <w:t xml:space="preserve"> in recent years</w:t>
      </w:r>
      <w:r w:rsidR="00B20090" w:rsidRPr="65E7F5D1">
        <w:rPr>
          <w:rFonts w:cs="Arial"/>
        </w:rPr>
        <w:t xml:space="preserve">. Today's forecasters are frequently overwhelmed by the enormous variety of technological products, </w:t>
      </w:r>
      <w:r w:rsidR="00452CCF" w:rsidRPr="65E7F5D1">
        <w:rPr>
          <w:rFonts w:cs="Arial"/>
        </w:rPr>
        <w:t xml:space="preserve">the development of these tools has made it simple for us to conduct research on weather in various locations for the benefit of many stakeholders, including businesses, farmers, and people. However, in this study, I will be primarily focusing on Scarcliffe data to understand how different climate variables </w:t>
      </w:r>
      <w:r w:rsidR="00782B85" w:rsidRPr="65E7F5D1">
        <w:rPr>
          <w:rFonts w:cs="Arial"/>
        </w:rPr>
        <w:t>relates with one another</w:t>
      </w:r>
      <w:r w:rsidR="000B3BC4" w:rsidRPr="65E7F5D1">
        <w:rPr>
          <w:rFonts w:cs="Arial"/>
        </w:rPr>
        <w:t>.</w:t>
      </w:r>
    </w:p>
    <w:p w14:paraId="5235E957" w14:textId="77777777" w:rsidR="00552358" w:rsidRPr="00083BC6" w:rsidRDefault="00552358" w:rsidP="00A07DF4">
      <w:pPr>
        <w:spacing w:after="0" w:line="360" w:lineRule="auto"/>
        <w:jc w:val="both"/>
        <w:rPr>
          <w:rFonts w:cs="Arial"/>
          <w:szCs w:val="24"/>
        </w:rPr>
      </w:pPr>
    </w:p>
    <w:p w14:paraId="7D36DC12" w14:textId="232C24DA" w:rsidR="00552358" w:rsidRPr="00083BC6" w:rsidRDefault="00520A0E" w:rsidP="00520A0E">
      <w:pPr>
        <w:pStyle w:val="Heading2"/>
        <w:numPr>
          <w:ilvl w:val="1"/>
          <w:numId w:val="2"/>
        </w:numPr>
        <w:spacing w:line="360" w:lineRule="auto"/>
        <w:jc w:val="both"/>
        <w:rPr>
          <w:rFonts w:ascii="Arial" w:hAnsi="Arial" w:cs="Arial"/>
          <w:b/>
          <w:bCs/>
          <w:sz w:val="24"/>
          <w:szCs w:val="24"/>
        </w:rPr>
      </w:pPr>
      <w:bookmarkStart w:id="4" w:name="_Toc166698974"/>
      <w:bookmarkStart w:id="5" w:name="_Toc168323945"/>
      <w:r w:rsidRPr="00083BC6">
        <w:rPr>
          <w:rFonts w:ascii="Arial" w:hAnsi="Arial" w:cs="Arial"/>
          <w:b/>
          <w:bCs/>
          <w:sz w:val="24"/>
          <w:szCs w:val="24"/>
        </w:rPr>
        <w:t>ABOUT THE LOCATION</w:t>
      </w:r>
      <w:bookmarkEnd w:id="4"/>
      <w:bookmarkEnd w:id="5"/>
    </w:p>
    <w:p w14:paraId="7A836A32" w14:textId="5F4D5486" w:rsidR="00D03CF6" w:rsidRPr="00083BC6" w:rsidRDefault="00A07DF4" w:rsidP="002B01C4">
      <w:pPr>
        <w:spacing w:after="0" w:line="360" w:lineRule="auto"/>
        <w:jc w:val="both"/>
        <w:rPr>
          <w:rFonts w:cs="Arial"/>
          <w:szCs w:val="24"/>
        </w:rPr>
      </w:pPr>
      <w:r w:rsidRPr="00083BC6">
        <w:rPr>
          <w:rFonts w:cs="Arial"/>
          <w:szCs w:val="24"/>
        </w:rPr>
        <w:t>Scarcliffe offers an interesting case study for investigation as it has a population of 5,288 in the</w:t>
      </w:r>
      <w:r w:rsidR="00B31EF3" w:rsidRPr="00083BC6">
        <w:rPr>
          <w:rFonts w:cs="Arial"/>
          <w:szCs w:val="24"/>
        </w:rPr>
        <w:t xml:space="preserve"> UK Census of</w:t>
      </w:r>
      <w:r w:rsidRPr="00083BC6">
        <w:rPr>
          <w:rFonts w:cs="Arial"/>
          <w:szCs w:val="24"/>
        </w:rPr>
        <w:t xml:space="preserve"> 2011</w:t>
      </w:r>
      <w:r w:rsidR="00166C18" w:rsidRPr="00083BC6">
        <w:rPr>
          <w:rFonts w:cs="Arial"/>
          <w:szCs w:val="24"/>
        </w:rPr>
        <w:t xml:space="preserve"> </w:t>
      </w:r>
      <w:r w:rsidR="00AC1190" w:rsidRPr="00083BC6">
        <w:rPr>
          <w:rFonts w:cs="Arial"/>
          <w:szCs w:val="24"/>
        </w:rPr>
        <w:fldChar w:fldCharType="begin"/>
      </w:r>
      <w:r w:rsidR="00AC1190" w:rsidRPr="00083BC6">
        <w:rPr>
          <w:rFonts w:cs="Arial"/>
          <w:szCs w:val="24"/>
        </w:rPr>
        <w:instrText xml:space="preserve"> ADDIN ZOTERO_ITEM CSL_CITATION {"citationID":"aS4K70yF","properties":{"formattedCitation":"(\\uc0\\u8216{}Scarcliffe\\uc0\\u8217{}, 2024)","plainCitation":"(‘Scarcliffe’, 2024)","noteIndex":0},"citationItems":[{"id":307,"uris":["http://zotero.org/users/12984671/items/XKF5B7YV"],"itemData":{"id":307,"type":"entry-encyclopedia","abstract":"Scarcliffe is a village and civil parish in the Bolsover district of Derbyshire, England. It is sometimes called Scarcliffe with Palterton. The population of the parish (including the hamlets of Palterton, Rylah, Stockley, and parts of Stony Houghton and Hillstown (Bolsover)) at the 2001 UK Census was 5,211, increasing to 5,288 at the 2011 Census.","container-title":"Wikipedia","language":"en","license":"Creative Commons Attribution-ShareAlike License","note":"Page Version ID: 1205119906","source":"Wikipedia","title":"Scarcliffe","URL":"https://en.wikipedia.org/w/index.php?title=Scarcliffe&amp;oldid=1205119906","accessed":{"date-parts":[["2024",5,5]]},"issued":{"date-parts":[["2024",2,8]]}}}],"schema":"https://github.com/citation-style-language/schema/raw/master/csl-citation.json"} </w:instrText>
      </w:r>
      <w:r w:rsidR="00AC1190" w:rsidRPr="00083BC6">
        <w:rPr>
          <w:rFonts w:cs="Arial"/>
          <w:szCs w:val="24"/>
        </w:rPr>
        <w:fldChar w:fldCharType="separate"/>
      </w:r>
      <w:r w:rsidR="00AC1190" w:rsidRPr="00083BC6">
        <w:rPr>
          <w:rFonts w:cs="Arial"/>
          <w:kern w:val="0"/>
        </w:rPr>
        <w:t>(‘Scarcliffe’, 2024)</w:t>
      </w:r>
      <w:r w:rsidR="00AC1190" w:rsidRPr="00083BC6">
        <w:rPr>
          <w:rFonts w:cs="Arial"/>
          <w:szCs w:val="24"/>
        </w:rPr>
        <w:fldChar w:fldCharType="end"/>
      </w:r>
      <w:r w:rsidRPr="00083BC6">
        <w:rPr>
          <w:rFonts w:cs="Arial"/>
          <w:szCs w:val="24"/>
        </w:rPr>
        <w:t>.</w:t>
      </w:r>
      <w:r w:rsidR="00B31EF3" w:rsidRPr="00083BC6">
        <w:rPr>
          <w:rFonts w:cs="Arial"/>
          <w:szCs w:val="24"/>
        </w:rPr>
        <w:t xml:space="preserve"> </w:t>
      </w:r>
      <w:r w:rsidR="00B81D23" w:rsidRPr="00083BC6">
        <w:rPr>
          <w:rFonts w:cs="Arial"/>
          <w:szCs w:val="24"/>
        </w:rPr>
        <w:t>It is situated 127 miles north-west of London, two miles south-east of Bolsover, and six miles north-west of Mansfield</w:t>
      </w:r>
      <w:r w:rsidR="00142529" w:rsidRPr="00083BC6">
        <w:rPr>
          <w:rFonts w:cs="Arial"/>
          <w:szCs w:val="24"/>
        </w:rPr>
        <w:t>.</w:t>
      </w:r>
      <w:r w:rsidR="00B81D23" w:rsidRPr="00083BC6">
        <w:rPr>
          <w:rFonts w:cs="Arial"/>
          <w:szCs w:val="24"/>
        </w:rPr>
        <w:t xml:space="preserve"> Two miles to the northwest of Nottinghamshire's boundary is Scarcliffe.</w:t>
      </w:r>
      <w:r w:rsidR="007B6E6E" w:rsidRPr="00083BC6">
        <w:rPr>
          <w:rFonts w:cs="Arial"/>
          <w:szCs w:val="24"/>
        </w:rPr>
        <w:t xml:space="preserve"> Scarcliffe could be found in latitude 53.227°N and longitude -1.224°E. </w:t>
      </w:r>
      <w:r w:rsidR="00142529" w:rsidRPr="00083BC6">
        <w:rPr>
          <w:rFonts w:cs="Arial"/>
          <w:szCs w:val="24"/>
        </w:rPr>
        <w:t>The town</w:t>
      </w:r>
      <w:r w:rsidR="00B81D23" w:rsidRPr="00083BC6">
        <w:rPr>
          <w:rFonts w:cs="Arial"/>
          <w:szCs w:val="24"/>
        </w:rPr>
        <w:t xml:space="preserve"> is within the jurisdiction of the Bolsover District Council, which is part of the Derbyshire County Council</w:t>
      </w:r>
      <w:r w:rsidR="003E590F" w:rsidRPr="00083BC6">
        <w:rPr>
          <w:rFonts w:cs="Arial"/>
          <w:szCs w:val="24"/>
        </w:rPr>
        <w:t xml:space="preserve"> </w:t>
      </w:r>
      <w:r w:rsidR="003E590F" w:rsidRPr="00083BC6">
        <w:rPr>
          <w:rFonts w:cs="Arial"/>
          <w:szCs w:val="24"/>
        </w:rPr>
        <w:fldChar w:fldCharType="begin"/>
      </w:r>
      <w:r w:rsidR="003E590F" w:rsidRPr="00083BC6">
        <w:rPr>
          <w:rFonts w:cs="Arial"/>
          <w:szCs w:val="24"/>
        </w:rPr>
        <w:instrText xml:space="preserve"> ADDIN ZOTERO_ITEM CSL_CITATION {"citationID":"nBtShQ8k","properties":{"formattedCitation":"({\\i{}Where is Scarcliffe? Scarcliffe on a map}, no date)","plainCitation":"(Where is Scarcliffe? Scarcliffe on a map, no date)","noteIndex":0},"citationItems":[{"id":303,"uris":["http://zotero.org/users/12984671/items/H8ZA4MRI"],"itemData":{"id":303,"type":"webpage","title":"Where is Scarcliffe? Scarcliffe on a map","URL":"https://www.getthedata.com/scarcliffe/where-is-scarcliffe","accessed":{"date-parts":[["2024",5,4]]}}}],"schema":"https://github.com/citation-style-language/schema/raw/master/csl-citation.json"} </w:instrText>
      </w:r>
      <w:r w:rsidR="003E590F" w:rsidRPr="00083BC6">
        <w:rPr>
          <w:rFonts w:cs="Arial"/>
          <w:szCs w:val="24"/>
        </w:rPr>
        <w:fldChar w:fldCharType="separate"/>
      </w:r>
      <w:r w:rsidR="003E590F" w:rsidRPr="00083BC6">
        <w:rPr>
          <w:rFonts w:cs="Arial"/>
          <w:kern w:val="0"/>
        </w:rPr>
        <w:t>(</w:t>
      </w:r>
      <w:r w:rsidR="003E590F" w:rsidRPr="00083BC6">
        <w:rPr>
          <w:rFonts w:cs="Arial"/>
          <w:i/>
          <w:iCs/>
          <w:kern w:val="0"/>
        </w:rPr>
        <w:t>Where is Scarcliffe? Scarcliffe on a map</w:t>
      </w:r>
      <w:r w:rsidR="003E590F" w:rsidRPr="00083BC6">
        <w:rPr>
          <w:rFonts w:cs="Arial"/>
          <w:kern w:val="0"/>
        </w:rPr>
        <w:t>, no date)</w:t>
      </w:r>
      <w:r w:rsidR="003E590F" w:rsidRPr="00083BC6">
        <w:rPr>
          <w:rFonts w:cs="Arial"/>
          <w:szCs w:val="24"/>
        </w:rPr>
        <w:fldChar w:fldCharType="end"/>
      </w:r>
      <w:r w:rsidR="00B81D23" w:rsidRPr="00083BC6">
        <w:rPr>
          <w:rFonts w:cs="Arial"/>
          <w:szCs w:val="24"/>
        </w:rPr>
        <w:t>.</w:t>
      </w:r>
      <w:r w:rsidR="00093C53" w:rsidRPr="00083BC6">
        <w:rPr>
          <w:rFonts w:cs="Arial"/>
          <w:szCs w:val="24"/>
        </w:rPr>
        <w:t xml:space="preserve"> Gaining a comprehensive understanding of the weather patterns in Scarcliffe is of utmost importance for residents of the town, local farmers, tourist providers, </w:t>
      </w:r>
      <w:r w:rsidR="00793B08" w:rsidRPr="00083BC6">
        <w:rPr>
          <w:rFonts w:cs="Arial"/>
          <w:szCs w:val="24"/>
        </w:rPr>
        <w:t>meteorologists,</w:t>
      </w:r>
      <w:r w:rsidR="00093C53" w:rsidRPr="00083BC6">
        <w:rPr>
          <w:rFonts w:cs="Arial"/>
          <w:szCs w:val="24"/>
        </w:rPr>
        <w:t xml:space="preserve"> and policymakers. This project aims to utilise a comprehensive dataset containing weather parameters for Scarcliffe to address various research questions and provide insights into local weather patterns.</w:t>
      </w:r>
    </w:p>
    <w:p w14:paraId="71231E9B" w14:textId="77777777" w:rsidR="002B01C4" w:rsidRPr="00083BC6" w:rsidRDefault="002B01C4" w:rsidP="002B01C4">
      <w:pPr>
        <w:spacing w:after="0" w:line="360" w:lineRule="auto"/>
        <w:jc w:val="both"/>
        <w:rPr>
          <w:rFonts w:cs="Arial"/>
          <w:szCs w:val="24"/>
        </w:rPr>
      </w:pPr>
    </w:p>
    <w:p w14:paraId="6A2313C5" w14:textId="224FE822" w:rsidR="004568B0" w:rsidRPr="00083BC6" w:rsidRDefault="002E5A8E" w:rsidP="00133E61">
      <w:pPr>
        <w:pStyle w:val="Heading2"/>
        <w:numPr>
          <w:ilvl w:val="1"/>
          <w:numId w:val="2"/>
        </w:numPr>
        <w:spacing w:before="0" w:line="360" w:lineRule="auto"/>
        <w:jc w:val="both"/>
        <w:rPr>
          <w:rFonts w:ascii="Arial" w:hAnsi="Arial" w:cs="Arial"/>
          <w:b/>
          <w:bCs/>
          <w:sz w:val="24"/>
          <w:szCs w:val="24"/>
        </w:rPr>
      </w:pPr>
      <w:bookmarkStart w:id="6" w:name="_Toc166698975"/>
      <w:bookmarkStart w:id="7" w:name="_Toc168323946"/>
      <w:r w:rsidRPr="00083BC6">
        <w:rPr>
          <w:rFonts w:ascii="Arial" w:hAnsi="Arial" w:cs="Arial"/>
          <w:b/>
          <w:bCs/>
          <w:sz w:val="24"/>
          <w:szCs w:val="24"/>
        </w:rPr>
        <w:lastRenderedPageBreak/>
        <w:t>SIGNIFICANCE OF SCARCLIFFE LOCATION</w:t>
      </w:r>
      <w:bookmarkEnd w:id="6"/>
      <w:bookmarkEnd w:id="7"/>
    </w:p>
    <w:p w14:paraId="294EAF88" w14:textId="3BAC0E4E" w:rsidR="004271C4" w:rsidRPr="00083BC6" w:rsidRDefault="002071D1" w:rsidP="00F80F7B">
      <w:pPr>
        <w:spacing w:after="0" w:line="360" w:lineRule="auto"/>
        <w:jc w:val="both"/>
        <w:rPr>
          <w:rFonts w:cs="Arial"/>
          <w:szCs w:val="24"/>
        </w:rPr>
      </w:pPr>
      <w:r w:rsidRPr="00083BC6">
        <w:rPr>
          <w:rFonts w:cs="Arial"/>
          <w:szCs w:val="24"/>
        </w:rPr>
        <w:t>Despite not being well-known wor</w:t>
      </w:r>
      <w:r w:rsidR="00E217A7" w:rsidRPr="00083BC6">
        <w:rPr>
          <w:rFonts w:cs="Arial"/>
          <w:szCs w:val="24"/>
        </w:rPr>
        <w:t xml:space="preserve">ldwide, Scarcliffe, an English village in Derbyshire, is </w:t>
      </w:r>
      <w:r w:rsidR="00BB5092" w:rsidRPr="00083BC6">
        <w:rPr>
          <w:rFonts w:cs="Arial"/>
          <w:szCs w:val="24"/>
        </w:rPr>
        <w:t>significant</w:t>
      </w:r>
      <w:r w:rsidR="00E217A7" w:rsidRPr="00083BC6">
        <w:rPr>
          <w:rFonts w:cs="Arial"/>
          <w:szCs w:val="24"/>
        </w:rPr>
        <w:t xml:space="preserve"> locally and historically</w:t>
      </w:r>
      <w:r w:rsidR="004271C4" w:rsidRPr="00083BC6">
        <w:rPr>
          <w:rFonts w:cs="Arial"/>
          <w:szCs w:val="24"/>
        </w:rPr>
        <w:t xml:space="preserve"> for several reasons.</w:t>
      </w:r>
      <w:r w:rsidR="00BB5092" w:rsidRPr="00083BC6">
        <w:rPr>
          <w:rFonts w:cs="Arial"/>
          <w:szCs w:val="24"/>
        </w:rPr>
        <w:t xml:space="preserve"> The village was</w:t>
      </w:r>
      <w:r w:rsidR="004271C4" w:rsidRPr="00083BC6">
        <w:rPr>
          <w:rFonts w:cs="Arial"/>
          <w:szCs w:val="24"/>
        </w:rPr>
        <w:t xml:space="preserve"> referenced in the Domesday Book, a handwritten document finalised in 1086, that </w:t>
      </w:r>
      <w:r w:rsidR="00BB5092" w:rsidRPr="00083BC6">
        <w:rPr>
          <w:rFonts w:cs="Arial"/>
          <w:szCs w:val="24"/>
        </w:rPr>
        <w:t>offers</w:t>
      </w:r>
      <w:r w:rsidR="004271C4" w:rsidRPr="00083BC6">
        <w:rPr>
          <w:rFonts w:cs="Arial"/>
          <w:szCs w:val="24"/>
        </w:rPr>
        <w:t xml:space="preserve"> a glimpse into med</w:t>
      </w:r>
      <w:r w:rsidR="0062635C" w:rsidRPr="00083BC6">
        <w:rPr>
          <w:rFonts w:cs="Arial"/>
          <w:szCs w:val="24"/>
        </w:rPr>
        <w:t xml:space="preserve">iaeval England. This historical documentation highlights </w:t>
      </w:r>
      <w:proofErr w:type="spellStart"/>
      <w:r w:rsidR="0062635C" w:rsidRPr="00083BC6">
        <w:rPr>
          <w:rFonts w:cs="Arial"/>
          <w:szCs w:val="24"/>
        </w:rPr>
        <w:t>Scarcliffe’s</w:t>
      </w:r>
      <w:proofErr w:type="spellEnd"/>
      <w:r w:rsidR="0062635C" w:rsidRPr="00083BC6">
        <w:rPr>
          <w:rFonts w:cs="Arial"/>
          <w:szCs w:val="24"/>
        </w:rPr>
        <w:t xml:space="preserve"> existence and importance during the Norman conquest.</w:t>
      </w:r>
    </w:p>
    <w:p w14:paraId="7A444B4F" w14:textId="77777777" w:rsidR="004271C4" w:rsidRPr="00083BC6" w:rsidRDefault="004271C4" w:rsidP="00F80F7B">
      <w:pPr>
        <w:spacing w:after="0" w:line="360" w:lineRule="auto"/>
        <w:jc w:val="both"/>
        <w:rPr>
          <w:rFonts w:cs="Arial"/>
          <w:szCs w:val="24"/>
        </w:rPr>
      </w:pPr>
    </w:p>
    <w:p w14:paraId="5E04A5D6" w14:textId="4448EF6F" w:rsidR="00F80F7B" w:rsidRPr="00083BC6" w:rsidRDefault="0020480A" w:rsidP="00F80F7B">
      <w:pPr>
        <w:spacing w:after="0" w:line="360" w:lineRule="auto"/>
        <w:jc w:val="both"/>
        <w:rPr>
          <w:rFonts w:cs="Arial"/>
          <w:szCs w:val="24"/>
        </w:rPr>
      </w:pPr>
      <w:r w:rsidRPr="00083BC6">
        <w:rPr>
          <w:rFonts w:cs="Arial"/>
          <w:szCs w:val="24"/>
        </w:rPr>
        <w:t>Scarcliffe, being a small village, epitomises the rural and community-oriented way of life that is characteristic of several English settlements. The</w:t>
      </w:r>
      <w:r w:rsidR="009107F8" w:rsidRPr="00083BC6">
        <w:rPr>
          <w:rFonts w:cs="Arial"/>
          <w:szCs w:val="24"/>
        </w:rPr>
        <w:t xml:space="preserve"> customs, social </w:t>
      </w:r>
      <w:r w:rsidR="003F08EF" w:rsidRPr="00083BC6">
        <w:rPr>
          <w:rFonts w:cs="Arial"/>
          <w:szCs w:val="24"/>
        </w:rPr>
        <w:t>dynamics,</w:t>
      </w:r>
      <w:r w:rsidR="009107F8" w:rsidRPr="00083BC6">
        <w:rPr>
          <w:rFonts w:cs="Arial"/>
          <w:szCs w:val="24"/>
        </w:rPr>
        <w:t xml:space="preserve"> and community events in Scarcliffe contribute to the cultural tapestry of De</w:t>
      </w:r>
      <w:r w:rsidR="00452317" w:rsidRPr="00083BC6">
        <w:rPr>
          <w:rFonts w:cs="Arial"/>
          <w:szCs w:val="24"/>
        </w:rPr>
        <w:t>rbyshire. The village’s past includes connection</w:t>
      </w:r>
      <w:r w:rsidR="00390648" w:rsidRPr="00083BC6">
        <w:rPr>
          <w:rFonts w:cs="Arial"/>
          <w:szCs w:val="24"/>
        </w:rPr>
        <w:t>s to agriculture and local industries</w:t>
      </w:r>
      <w:r w:rsidR="00F0159F" w:rsidRPr="00083BC6">
        <w:rPr>
          <w:rFonts w:cs="Arial"/>
          <w:szCs w:val="24"/>
        </w:rPr>
        <w:t xml:space="preserve"> that have shaped the economic history of the region. Understanding</w:t>
      </w:r>
      <w:r w:rsidR="00223E3D" w:rsidRPr="00083BC6">
        <w:rPr>
          <w:rFonts w:cs="Arial"/>
          <w:szCs w:val="24"/>
        </w:rPr>
        <w:t xml:space="preserve"> these local industries can provide a deeper appreciation of the area’s development </w:t>
      </w:r>
      <w:r w:rsidR="00DF76F9" w:rsidRPr="00083BC6">
        <w:rPr>
          <w:rFonts w:cs="Arial"/>
          <w:szCs w:val="24"/>
        </w:rPr>
        <w:t xml:space="preserve">over time. </w:t>
      </w:r>
      <w:proofErr w:type="spellStart"/>
      <w:r w:rsidR="00DF76F9" w:rsidRPr="00083BC6">
        <w:rPr>
          <w:rFonts w:cs="Arial"/>
          <w:szCs w:val="24"/>
        </w:rPr>
        <w:t>Scarcliffe’s</w:t>
      </w:r>
      <w:proofErr w:type="spellEnd"/>
      <w:r w:rsidR="00DF76F9" w:rsidRPr="00083BC6">
        <w:rPr>
          <w:rFonts w:cs="Arial"/>
          <w:szCs w:val="24"/>
        </w:rPr>
        <w:t xml:space="preserve"> location in Derbyshire places it near other historical and cultural sites, such as Bolsover Castle and the Peak</w:t>
      </w:r>
      <w:r w:rsidR="00151AF9" w:rsidRPr="00083BC6">
        <w:rPr>
          <w:rFonts w:cs="Arial"/>
          <w:szCs w:val="24"/>
        </w:rPr>
        <w:t xml:space="preserve"> District National Park, which enhance its significance by association.</w:t>
      </w:r>
      <w:r w:rsidR="00BB5092" w:rsidRPr="00083BC6">
        <w:rPr>
          <w:rFonts w:cs="Arial"/>
          <w:szCs w:val="24"/>
        </w:rPr>
        <w:t xml:space="preserve"> Its</w:t>
      </w:r>
      <w:r w:rsidR="00D175BE" w:rsidRPr="00083BC6">
        <w:rPr>
          <w:rFonts w:cs="Arial"/>
          <w:szCs w:val="24"/>
        </w:rPr>
        <w:t xml:space="preserve"> geographical position in the East Midlands makes it vulnerable to a wide range of weather patterns, which are impacted by its closeness to the Pennines and the North Sea. Its weather impacts various sectors, including agriculture, tourism, and local infrastructure.</w:t>
      </w:r>
    </w:p>
    <w:p w14:paraId="03EC0258" w14:textId="77777777" w:rsidR="00F80F7B" w:rsidRPr="00083BC6" w:rsidRDefault="00F80F7B" w:rsidP="00F80F7B">
      <w:pPr>
        <w:spacing w:after="0" w:line="360" w:lineRule="auto"/>
        <w:jc w:val="both"/>
        <w:rPr>
          <w:rFonts w:cs="Arial"/>
          <w:szCs w:val="24"/>
        </w:rPr>
      </w:pPr>
    </w:p>
    <w:p w14:paraId="113CA7FB" w14:textId="34C3DAA6" w:rsidR="00A444B1" w:rsidRPr="00083BC6" w:rsidRDefault="002E5A8E" w:rsidP="002E5A8E">
      <w:pPr>
        <w:pStyle w:val="Heading2"/>
        <w:numPr>
          <w:ilvl w:val="1"/>
          <w:numId w:val="2"/>
        </w:numPr>
        <w:spacing w:line="360" w:lineRule="auto"/>
        <w:jc w:val="both"/>
        <w:rPr>
          <w:rFonts w:ascii="Arial" w:hAnsi="Arial" w:cs="Arial"/>
          <w:b/>
          <w:bCs/>
          <w:sz w:val="24"/>
          <w:szCs w:val="24"/>
        </w:rPr>
      </w:pPr>
      <w:bookmarkStart w:id="8" w:name="_Toc166698976"/>
      <w:bookmarkStart w:id="9" w:name="_Toc168323947"/>
      <w:r w:rsidRPr="00083BC6">
        <w:rPr>
          <w:rFonts w:ascii="Arial" w:hAnsi="Arial" w:cs="Arial"/>
          <w:b/>
          <w:bCs/>
          <w:sz w:val="24"/>
          <w:szCs w:val="24"/>
        </w:rPr>
        <w:t>PROBLEM STATEMENT</w:t>
      </w:r>
      <w:bookmarkEnd w:id="8"/>
      <w:bookmarkEnd w:id="9"/>
    </w:p>
    <w:p w14:paraId="3AD113A2" w14:textId="1AA2A722" w:rsidR="00DC0FC4" w:rsidRPr="00083BC6" w:rsidRDefault="00F022A2" w:rsidP="00DC0FC4">
      <w:pPr>
        <w:spacing w:line="360" w:lineRule="auto"/>
        <w:jc w:val="both"/>
        <w:rPr>
          <w:rFonts w:cs="Arial"/>
          <w:szCs w:val="24"/>
        </w:rPr>
      </w:pPr>
      <w:r w:rsidRPr="00083BC6">
        <w:rPr>
          <w:rFonts w:cs="Arial"/>
          <w:szCs w:val="24"/>
        </w:rPr>
        <w:t>Scarcliffe is a significant location, but its weather patterns have not been thoroughly studied, which makes it difficult to forecast and prepare for bad weather. To close this gap and give stakeholders useful information, a thorough examination of past weather data is required.</w:t>
      </w:r>
      <w:r w:rsidR="007A56A7" w:rsidRPr="00083BC6">
        <w:rPr>
          <w:rFonts w:cs="Arial"/>
          <w:szCs w:val="24"/>
        </w:rPr>
        <w:t xml:space="preserve"> </w:t>
      </w:r>
      <w:r w:rsidR="00DC0FC4" w:rsidRPr="00083BC6">
        <w:rPr>
          <w:rFonts w:cs="Arial"/>
          <w:szCs w:val="24"/>
        </w:rPr>
        <w:t xml:space="preserve">A closer analysis of </w:t>
      </w:r>
      <w:proofErr w:type="spellStart"/>
      <w:r w:rsidR="00DC0FC4" w:rsidRPr="00083BC6">
        <w:rPr>
          <w:rFonts w:cs="Arial"/>
          <w:szCs w:val="24"/>
        </w:rPr>
        <w:t>Scarcliffe's</w:t>
      </w:r>
      <w:proofErr w:type="spellEnd"/>
      <w:r w:rsidR="00DC0FC4" w:rsidRPr="00083BC6">
        <w:rPr>
          <w:rFonts w:cs="Arial"/>
          <w:szCs w:val="24"/>
        </w:rPr>
        <w:t xml:space="preserve"> weather data is needed to improve prediction accuracy. This would lead to better agricultural outcomes as well as enhanced ecological management and preparedness for emergencies. The potential effects of global climate change make it essential to update and enhance weather prediction models often </w:t>
      </w:r>
      <w:r w:rsidR="006B20CA" w:rsidRPr="00083BC6">
        <w:rPr>
          <w:rFonts w:cs="Arial"/>
          <w:szCs w:val="24"/>
        </w:rPr>
        <w:t>to</w:t>
      </w:r>
      <w:r w:rsidR="00DC0FC4" w:rsidRPr="00083BC6">
        <w:rPr>
          <w:rFonts w:cs="Arial"/>
          <w:szCs w:val="24"/>
        </w:rPr>
        <w:t xml:space="preserve"> maintain their relevance and usefulness.</w:t>
      </w:r>
    </w:p>
    <w:p w14:paraId="241EE80A" w14:textId="38628F9E" w:rsidR="0054436B" w:rsidRPr="00083BC6" w:rsidRDefault="006B20CA" w:rsidP="00DC0FC4">
      <w:pPr>
        <w:spacing w:line="360" w:lineRule="auto"/>
        <w:jc w:val="both"/>
        <w:rPr>
          <w:rFonts w:cs="Arial"/>
          <w:szCs w:val="24"/>
        </w:rPr>
      </w:pPr>
      <w:r w:rsidRPr="00083BC6">
        <w:rPr>
          <w:rFonts w:cs="Arial"/>
          <w:szCs w:val="24"/>
        </w:rPr>
        <w:t>To</w:t>
      </w:r>
      <w:r w:rsidR="0054436B" w:rsidRPr="00083BC6">
        <w:rPr>
          <w:rFonts w:cs="Arial"/>
          <w:szCs w:val="24"/>
        </w:rPr>
        <w:t xml:space="preserve"> address these issues, more precise and locally applicable weather forecasting models will be developed. Sophisticated statistical and machine learning techniques will be employed, together with comprehensive data analysis, to provide a deeper knowledge that will enable Scarcliffe residents, local farmers, and businesses to make informed decisions.</w:t>
      </w:r>
    </w:p>
    <w:p w14:paraId="0E09A83F" w14:textId="6E3ADCB4" w:rsidR="00842FB3" w:rsidRPr="00083BC6" w:rsidRDefault="00E739FD" w:rsidP="002E5A8E">
      <w:pPr>
        <w:pStyle w:val="Heading2"/>
        <w:numPr>
          <w:ilvl w:val="1"/>
          <w:numId w:val="2"/>
        </w:numPr>
        <w:spacing w:line="360" w:lineRule="auto"/>
        <w:jc w:val="both"/>
        <w:rPr>
          <w:rFonts w:ascii="Arial" w:hAnsi="Arial" w:cs="Arial"/>
          <w:b/>
          <w:bCs/>
          <w:sz w:val="24"/>
          <w:szCs w:val="24"/>
        </w:rPr>
      </w:pPr>
      <w:bookmarkStart w:id="10" w:name="_Toc166698977"/>
      <w:bookmarkStart w:id="11" w:name="_Toc168323948"/>
      <w:r w:rsidRPr="00083BC6">
        <w:rPr>
          <w:rFonts w:ascii="Arial" w:hAnsi="Arial" w:cs="Arial"/>
          <w:b/>
          <w:bCs/>
          <w:sz w:val="24"/>
          <w:szCs w:val="24"/>
        </w:rPr>
        <w:lastRenderedPageBreak/>
        <w:t>SIGNIFICANCE OF DATA ANALYSIS</w:t>
      </w:r>
      <w:bookmarkEnd w:id="10"/>
      <w:bookmarkEnd w:id="11"/>
    </w:p>
    <w:p w14:paraId="3E69D0CB" w14:textId="77A6E505" w:rsidR="00BC7A92" w:rsidRPr="00083BC6" w:rsidRDefault="00BC7A92" w:rsidP="00474118">
      <w:pPr>
        <w:pStyle w:val="Heading3"/>
        <w:numPr>
          <w:ilvl w:val="2"/>
          <w:numId w:val="2"/>
        </w:numPr>
        <w:spacing w:line="360" w:lineRule="auto"/>
        <w:jc w:val="both"/>
        <w:rPr>
          <w:rFonts w:cs="Arial"/>
          <w:b/>
          <w:bCs/>
          <w:sz w:val="24"/>
          <w:szCs w:val="24"/>
        </w:rPr>
      </w:pPr>
      <w:bookmarkStart w:id="12" w:name="_Toc166698978"/>
      <w:bookmarkStart w:id="13" w:name="_Toc168323949"/>
      <w:r w:rsidRPr="00083BC6">
        <w:rPr>
          <w:rFonts w:cs="Arial"/>
          <w:b/>
          <w:bCs/>
          <w:sz w:val="24"/>
          <w:szCs w:val="24"/>
        </w:rPr>
        <w:t>Rationale for Data Analysis</w:t>
      </w:r>
      <w:bookmarkEnd w:id="12"/>
      <w:bookmarkEnd w:id="13"/>
    </w:p>
    <w:p w14:paraId="40D014B2" w14:textId="7D4C2694" w:rsidR="008B31EC" w:rsidRPr="00083BC6" w:rsidRDefault="00DB0DB2" w:rsidP="00C96E7A">
      <w:pPr>
        <w:spacing w:line="360" w:lineRule="auto"/>
        <w:jc w:val="both"/>
        <w:rPr>
          <w:rFonts w:cs="Arial"/>
          <w:szCs w:val="24"/>
        </w:rPr>
      </w:pPr>
      <w:r w:rsidRPr="00083BC6">
        <w:rPr>
          <w:rFonts w:cs="Arial"/>
          <w:szCs w:val="24"/>
        </w:rPr>
        <w:t xml:space="preserve">For variety of reasons, it is essential to analyse data on a wide range of weather factors, including </w:t>
      </w:r>
      <w:r w:rsidR="00D705E0" w:rsidRPr="00083BC6">
        <w:rPr>
          <w:rFonts w:cs="Arial"/>
          <w:szCs w:val="24"/>
        </w:rPr>
        <w:t>soil moisture, wind speed, humidity, surface pressure</w:t>
      </w:r>
      <w:r w:rsidR="007A3800" w:rsidRPr="00083BC6">
        <w:rPr>
          <w:rFonts w:cs="Arial"/>
          <w:szCs w:val="24"/>
        </w:rPr>
        <w:t>, surface temperature. Every parameter is essential to comprehending and forecasting weather patterns, which has signi</w:t>
      </w:r>
      <w:r w:rsidR="00A13038" w:rsidRPr="00083BC6">
        <w:rPr>
          <w:rFonts w:cs="Arial"/>
          <w:szCs w:val="24"/>
        </w:rPr>
        <w:t>fi</w:t>
      </w:r>
      <w:r w:rsidR="007A3800" w:rsidRPr="00083BC6">
        <w:rPr>
          <w:rFonts w:cs="Arial"/>
          <w:szCs w:val="24"/>
        </w:rPr>
        <w:t>cant</w:t>
      </w:r>
      <w:r w:rsidR="00A13038" w:rsidRPr="00083BC6">
        <w:rPr>
          <w:rFonts w:cs="Arial"/>
          <w:szCs w:val="24"/>
        </w:rPr>
        <w:t xml:space="preserve"> implications for many industries like urban planning, agriculture</w:t>
      </w:r>
      <w:r w:rsidR="007E6414" w:rsidRPr="00083BC6">
        <w:rPr>
          <w:rFonts w:cs="Arial"/>
          <w:szCs w:val="24"/>
        </w:rPr>
        <w:t>, tourist sector and disaster management. This is the complete rationale behind the data analysis (DA)</w:t>
      </w:r>
      <w:r w:rsidR="00BF2A1E" w:rsidRPr="00083BC6">
        <w:rPr>
          <w:rFonts w:cs="Arial"/>
          <w:szCs w:val="24"/>
        </w:rPr>
        <w:t xml:space="preserve"> of these weather forecasting parameters</w:t>
      </w:r>
      <w:r w:rsidR="0076141C" w:rsidRPr="00083BC6">
        <w:rPr>
          <w:rFonts w:cs="Arial"/>
          <w:szCs w:val="24"/>
        </w:rPr>
        <w:t>:</w:t>
      </w:r>
    </w:p>
    <w:p w14:paraId="02F369D9" w14:textId="29F94D78" w:rsidR="005C766D" w:rsidRPr="00083BC6" w:rsidRDefault="00B31065" w:rsidP="00C96E7A">
      <w:pPr>
        <w:spacing w:line="360" w:lineRule="auto"/>
        <w:jc w:val="both"/>
        <w:rPr>
          <w:rFonts w:cs="Arial"/>
          <w:szCs w:val="24"/>
        </w:rPr>
      </w:pPr>
      <w:r w:rsidRPr="00083BC6">
        <w:rPr>
          <w:rFonts w:cs="Arial"/>
          <w:szCs w:val="24"/>
        </w:rPr>
        <w:t>Understanding</w:t>
      </w:r>
      <w:r w:rsidR="00C3041B" w:rsidRPr="00083BC6">
        <w:rPr>
          <w:rFonts w:cs="Arial"/>
          <w:szCs w:val="24"/>
        </w:rPr>
        <w:t xml:space="preserve"> temporal patterns and fluctuations in these weather parameters enables us to forecast daily and seasonal weather trends</w:t>
      </w:r>
      <w:r w:rsidR="001F3606" w:rsidRPr="00083BC6">
        <w:rPr>
          <w:rFonts w:cs="Arial"/>
          <w:szCs w:val="24"/>
        </w:rPr>
        <w:t>. This approach is critical for understanding climate change and spotting anomalies that may indicate</w:t>
      </w:r>
      <w:r w:rsidR="00540FF6" w:rsidRPr="00083BC6">
        <w:rPr>
          <w:rFonts w:cs="Arial"/>
          <w:szCs w:val="24"/>
        </w:rPr>
        <w:t xml:space="preserve"> major climatic shifts. </w:t>
      </w:r>
      <w:proofErr w:type="spellStart"/>
      <w:r w:rsidR="00540FF6" w:rsidRPr="00083BC6">
        <w:rPr>
          <w:rFonts w:cs="Arial"/>
          <w:szCs w:val="24"/>
        </w:rPr>
        <w:t>Futhermore</w:t>
      </w:r>
      <w:proofErr w:type="spellEnd"/>
      <w:r w:rsidR="00540FF6" w:rsidRPr="00083BC6">
        <w:rPr>
          <w:rFonts w:cs="Arial"/>
          <w:szCs w:val="24"/>
        </w:rPr>
        <w:t xml:space="preserve">, </w:t>
      </w:r>
      <w:proofErr w:type="spellStart"/>
      <w:r w:rsidR="00540FF6" w:rsidRPr="00083BC6">
        <w:rPr>
          <w:rFonts w:cs="Arial"/>
          <w:szCs w:val="24"/>
        </w:rPr>
        <w:t>investingating</w:t>
      </w:r>
      <w:proofErr w:type="spellEnd"/>
      <w:r w:rsidR="00540FF6" w:rsidRPr="00083BC6">
        <w:rPr>
          <w:rFonts w:cs="Arial"/>
          <w:szCs w:val="24"/>
        </w:rPr>
        <w:t xml:space="preserve"> the links among various weather parameters</w:t>
      </w:r>
      <w:r w:rsidR="00B249EF" w:rsidRPr="00083BC6">
        <w:rPr>
          <w:rFonts w:cs="Arial"/>
          <w:szCs w:val="24"/>
        </w:rPr>
        <w:t xml:space="preserve"> allows us to identify complex </w:t>
      </w:r>
      <w:proofErr w:type="spellStart"/>
      <w:r w:rsidR="00B249EF" w:rsidRPr="00083BC6">
        <w:rPr>
          <w:rFonts w:cs="Arial"/>
          <w:szCs w:val="24"/>
        </w:rPr>
        <w:t>pehenomena</w:t>
      </w:r>
      <w:proofErr w:type="spellEnd"/>
      <w:r w:rsidR="00B249EF" w:rsidRPr="00083BC6">
        <w:rPr>
          <w:rFonts w:cs="Arial"/>
          <w:szCs w:val="24"/>
        </w:rPr>
        <w:t xml:space="preserve"> that cause weather </w:t>
      </w:r>
      <w:proofErr w:type="spellStart"/>
      <w:r w:rsidR="00B249EF" w:rsidRPr="00083BC6">
        <w:rPr>
          <w:rFonts w:cs="Arial"/>
          <w:szCs w:val="24"/>
        </w:rPr>
        <w:t>occurences</w:t>
      </w:r>
      <w:proofErr w:type="spellEnd"/>
      <w:r w:rsidR="00B249EF" w:rsidRPr="00083BC6">
        <w:rPr>
          <w:rFonts w:cs="Arial"/>
          <w:szCs w:val="24"/>
        </w:rPr>
        <w:t>. For example</w:t>
      </w:r>
      <w:r w:rsidR="00087ADA" w:rsidRPr="00083BC6">
        <w:rPr>
          <w:rFonts w:cs="Arial"/>
          <w:szCs w:val="24"/>
        </w:rPr>
        <w:t xml:space="preserve">, the interaction of humidity and temperature may have a substantial impact on precipitation patterns, whereas the combined effect </w:t>
      </w:r>
      <w:r w:rsidR="005C766D" w:rsidRPr="00083BC6">
        <w:rPr>
          <w:rFonts w:cs="Arial"/>
          <w:szCs w:val="24"/>
        </w:rPr>
        <w:t xml:space="preserve">of temperature and soil moisture might affect agricultural </w:t>
      </w:r>
      <w:proofErr w:type="spellStart"/>
      <w:r w:rsidR="005C766D" w:rsidRPr="00083BC6">
        <w:rPr>
          <w:rFonts w:cs="Arial"/>
          <w:szCs w:val="24"/>
        </w:rPr>
        <w:t>prodduction</w:t>
      </w:r>
      <w:proofErr w:type="spellEnd"/>
      <w:r w:rsidR="005C766D" w:rsidRPr="00083BC6">
        <w:rPr>
          <w:rFonts w:cs="Arial"/>
          <w:szCs w:val="24"/>
        </w:rPr>
        <w:t>.</w:t>
      </w:r>
    </w:p>
    <w:p w14:paraId="7A1E7CB0" w14:textId="7CDA6A06" w:rsidR="005C766D" w:rsidRPr="00083BC6" w:rsidRDefault="005C766D" w:rsidP="00C96E7A">
      <w:pPr>
        <w:spacing w:line="360" w:lineRule="auto"/>
        <w:jc w:val="both"/>
        <w:rPr>
          <w:rFonts w:cs="Arial"/>
          <w:szCs w:val="24"/>
        </w:rPr>
      </w:pPr>
      <w:r w:rsidRPr="00083BC6">
        <w:rPr>
          <w:rFonts w:cs="Arial"/>
          <w:szCs w:val="24"/>
        </w:rPr>
        <w:t>Assessing the multi</w:t>
      </w:r>
      <w:r w:rsidR="0076380C" w:rsidRPr="00083BC6">
        <w:rPr>
          <w:rFonts w:cs="Arial"/>
          <w:szCs w:val="24"/>
        </w:rPr>
        <w:t>variate impacts of different parameters offers a comprehensive understanding of atmospheric</w:t>
      </w:r>
      <w:r w:rsidR="00122B1A" w:rsidRPr="00083BC6">
        <w:rPr>
          <w:rFonts w:cs="Arial"/>
          <w:szCs w:val="24"/>
        </w:rPr>
        <w:t xml:space="preserve"> d</w:t>
      </w:r>
      <w:r w:rsidR="005F337A" w:rsidRPr="00083BC6">
        <w:rPr>
          <w:rFonts w:cs="Arial"/>
          <w:szCs w:val="24"/>
        </w:rPr>
        <w:t>ynamics, allowing us to create more accurate forecasting models. These models can estimate future situations with better accuracy</w:t>
      </w:r>
      <w:r w:rsidR="00832854" w:rsidRPr="00083BC6">
        <w:rPr>
          <w:rFonts w:cs="Arial"/>
          <w:szCs w:val="24"/>
        </w:rPr>
        <w:t>. This integrated d</w:t>
      </w:r>
      <w:r w:rsidR="000B3CE3" w:rsidRPr="00083BC6">
        <w:rPr>
          <w:rFonts w:cs="Arial"/>
          <w:szCs w:val="24"/>
        </w:rPr>
        <w:t>ata analysis (DA) can produce improved weather forecasts that provide useful insights</w:t>
      </w:r>
      <w:r w:rsidR="008A75F0" w:rsidRPr="00083BC6">
        <w:rPr>
          <w:rFonts w:cs="Arial"/>
          <w:szCs w:val="24"/>
        </w:rPr>
        <w:t xml:space="preserve"> for a range of industries</w:t>
      </w:r>
      <w:r w:rsidR="00871241" w:rsidRPr="00083BC6">
        <w:rPr>
          <w:rFonts w:cs="Arial"/>
          <w:szCs w:val="24"/>
        </w:rPr>
        <w:t xml:space="preserve"> in Scarcliffe</w:t>
      </w:r>
      <w:r w:rsidR="008A75F0" w:rsidRPr="00083BC6">
        <w:rPr>
          <w:rFonts w:cs="Arial"/>
          <w:szCs w:val="24"/>
        </w:rPr>
        <w:t>. Accurate forecasting in agriculture may boost crop yields by enhancing irrigatio</w:t>
      </w:r>
      <w:r w:rsidR="00265CD4" w:rsidRPr="00083BC6">
        <w:rPr>
          <w:rFonts w:cs="Arial"/>
          <w:szCs w:val="24"/>
        </w:rPr>
        <w:t xml:space="preserve">n planning, planting and harvesting schedules, and irrigation efficiency. Extreme weather </w:t>
      </w:r>
      <w:r w:rsidR="00CF6120" w:rsidRPr="00083BC6">
        <w:rPr>
          <w:rFonts w:cs="Arial"/>
          <w:szCs w:val="24"/>
        </w:rPr>
        <w:t>conditions can be lessened in disaster management by using early</w:t>
      </w:r>
      <w:r w:rsidR="00E14AD3" w:rsidRPr="00083BC6">
        <w:rPr>
          <w:rFonts w:cs="Arial"/>
          <w:szCs w:val="24"/>
        </w:rPr>
        <w:t xml:space="preserve"> warning systems that are based on reliable weather data.</w:t>
      </w:r>
    </w:p>
    <w:p w14:paraId="4244A267" w14:textId="1E4DD5B0" w:rsidR="008B31EC" w:rsidRPr="00083BC6" w:rsidRDefault="003E6572" w:rsidP="00C96E7A">
      <w:pPr>
        <w:spacing w:line="360" w:lineRule="auto"/>
        <w:jc w:val="both"/>
        <w:rPr>
          <w:rFonts w:cs="Arial"/>
          <w:szCs w:val="24"/>
        </w:rPr>
      </w:pPr>
      <w:r w:rsidRPr="00083BC6">
        <w:rPr>
          <w:rFonts w:cs="Arial"/>
          <w:szCs w:val="24"/>
        </w:rPr>
        <w:t xml:space="preserve">The </w:t>
      </w:r>
      <w:r w:rsidR="00FE4488" w:rsidRPr="00083BC6">
        <w:rPr>
          <w:rFonts w:cs="Arial"/>
          <w:szCs w:val="24"/>
        </w:rPr>
        <w:t>goal</w:t>
      </w:r>
      <w:r w:rsidR="008A3AAC" w:rsidRPr="00083BC6">
        <w:rPr>
          <w:rFonts w:cs="Arial"/>
          <w:szCs w:val="24"/>
        </w:rPr>
        <w:t xml:space="preserve"> of this project is to improve weather forecast accuracy by </w:t>
      </w:r>
      <w:r w:rsidR="00FE4488" w:rsidRPr="00083BC6">
        <w:rPr>
          <w:rFonts w:cs="Arial"/>
          <w:szCs w:val="24"/>
        </w:rPr>
        <w:t>analysing</w:t>
      </w:r>
      <w:r w:rsidR="008A3AAC" w:rsidRPr="00083BC6">
        <w:rPr>
          <w:rFonts w:cs="Arial"/>
          <w:szCs w:val="24"/>
        </w:rPr>
        <w:t xml:space="preserve"> and integrating variety of </w:t>
      </w:r>
      <w:r w:rsidR="00D95603" w:rsidRPr="00083BC6">
        <w:rPr>
          <w:rFonts w:cs="Arial"/>
          <w:szCs w:val="24"/>
        </w:rPr>
        <w:t>factors. By doing this</w:t>
      </w:r>
      <w:r w:rsidR="00B618D7" w:rsidRPr="00083BC6">
        <w:rPr>
          <w:rFonts w:cs="Arial"/>
          <w:szCs w:val="24"/>
        </w:rPr>
        <w:t xml:space="preserve">, we can </w:t>
      </w:r>
      <w:r w:rsidR="00DE01DE" w:rsidRPr="00083BC6">
        <w:rPr>
          <w:rFonts w:cs="Arial"/>
          <w:szCs w:val="24"/>
        </w:rPr>
        <w:t>foster better decision making, boost the effectiveness of resources, and strengthen industry vulnerability to weather related problems. A detailed analysis of these climatic traits will provide significant new understandings that will improve living standards and inspire innovation in Scarcliffe, UK.</w:t>
      </w:r>
    </w:p>
    <w:p w14:paraId="0477655B" w14:textId="3EC55B55" w:rsidR="003A545D" w:rsidRPr="00083BC6" w:rsidRDefault="009D2ECD" w:rsidP="00B53BC3">
      <w:pPr>
        <w:pStyle w:val="Heading3"/>
        <w:numPr>
          <w:ilvl w:val="2"/>
          <w:numId w:val="2"/>
        </w:numPr>
        <w:spacing w:line="360" w:lineRule="auto"/>
        <w:jc w:val="both"/>
        <w:rPr>
          <w:rFonts w:cs="Arial"/>
          <w:b/>
          <w:bCs/>
          <w:sz w:val="24"/>
          <w:szCs w:val="24"/>
        </w:rPr>
      </w:pPr>
      <w:bookmarkStart w:id="14" w:name="_Toc166698979"/>
      <w:bookmarkStart w:id="15" w:name="_Toc168323950"/>
      <w:r w:rsidRPr="00083BC6">
        <w:rPr>
          <w:rFonts w:cs="Arial"/>
          <w:b/>
          <w:bCs/>
          <w:sz w:val="24"/>
          <w:szCs w:val="24"/>
        </w:rPr>
        <w:lastRenderedPageBreak/>
        <w:t xml:space="preserve">Who </w:t>
      </w:r>
      <w:r w:rsidR="00C47A69" w:rsidRPr="00083BC6">
        <w:rPr>
          <w:rFonts w:cs="Arial"/>
          <w:b/>
          <w:bCs/>
          <w:sz w:val="24"/>
          <w:szCs w:val="24"/>
        </w:rPr>
        <w:t>is</w:t>
      </w:r>
      <w:r w:rsidRPr="00083BC6">
        <w:rPr>
          <w:rFonts w:cs="Arial"/>
          <w:b/>
          <w:bCs/>
          <w:sz w:val="24"/>
          <w:szCs w:val="24"/>
        </w:rPr>
        <w:t xml:space="preserve"> the Stakeholder?</w:t>
      </w:r>
      <w:bookmarkEnd w:id="14"/>
      <w:bookmarkEnd w:id="15"/>
    </w:p>
    <w:p w14:paraId="72408C68" w14:textId="59564383" w:rsidR="00471083" w:rsidRPr="00083BC6" w:rsidRDefault="00A026AC" w:rsidP="00F47E06">
      <w:pPr>
        <w:pStyle w:val="ListParagraph"/>
        <w:numPr>
          <w:ilvl w:val="0"/>
          <w:numId w:val="20"/>
        </w:numPr>
        <w:spacing w:line="360" w:lineRule="auto"/>
        <w:jc w:val="both"/>
        <w:rPr>
          <w:rFonts w:cs="Arial"/>
          <w:szCs w:val="24"/>
        </w:rPr>
      </w:pPr>
      <w:r w:rsidRPr="00083BC6">
        <w:rPr>
          <w:rFonts w:cs="Arial"/>
          <w:szCs w:val="24"/>
        </w:rPr>
        <w:t>Farmers and Agricultural Sector:</w:t>
      </w:r>
      <w:r w:rsidR="009F47D9" w:rsidRPr="00083BC6">
        <w:rPr>
          <w:rFonts w:cs="Arial"/>
          <w:szCs w:val="24"/>
        </w:rPr>
        <w:t xml:space="preserve"> </w:t>
      </w:r>
      <w:r w:rsidR="003A545D" w:rsidRPr="00083BC6">
        <w:rPr>
          <w:rFonts w:cs="Arial"/>
          <w:szCs w:val="24"/>
        </w:rPr>
        <w:t>Accurate weather forecasts are essential for farmers and other agricultural workers to plan planting, watering, and harvesting. Predictive weather analysis reduces the likelihood of crop failure while assisting in output growth.</w:t>
      </w:r>
    </w:p>
    <w:p w14:paraId="022A08D2" w14:textId="19E2ADF9" w:rsidR="00471083" w:rsidRPr="00083BC6" w:rsidRDefault="00471083" w:rsidP="00F47E06">
      <w:pPr>
        <w:pStyle w:val="ListParagraph"/>
        <w:numPr>
          <w:ilvl w:val="0"/>
          <w:numId w:val="20"/>
        </w:numPr>
        <w:spacing w:line="360" w:lineRule="auto"/>
        <w:jc w:val="both"/>
        <w:rPr>
          <w:rFonts w:cs="Arial"/>
          <w:szCs w:val="24"/>
        </w:rPr>
      </w:pPr>
      <w:r w:rsidRPr="00083BC6">
        <w:rPr>
          <w:rFonts w:cs="Arial"/>
          <w:szCs w:val="24"/>
        </w:rPr>
        <w:t>Local governments and emergency management agencies:</w:t>
      </w:r>
      <w:r w:rsidR="009F47D9" w:rsidRPr="00083BC6">
        <w:rPr>
          <w:rFonts w:cs="Arial"/>
          <w:szCs w:val="24"/>
        </w:rPr>
        <w:t xml:space="preserve"> </w:t>
      </w:r>
      <w:r w:rsidRPr="00083BC6">
        <w:rPr>
          <w:rFonts w:cs="Arial"/>
          <w:szCs w:val="24"/>
        </w:rPr>
        <w:t>They depend on accurate weather forecasts to help them anticipate and react to extreme weather events, ensure public safety, and reduce financial losses.</w:t>
      </w:r>
    </w:p>
    <w:p w14:paraId="52E55836" w14:textId="77777777" w:rsidR="00281081" w:rsidRPr="00083BC6" w:rsidRDefault="009F47D9" w:rsidP="00F47E06">
      <w:pPr>
        <w:pStyle w:val="ListParagraph"/>
        <w:numPr>
          <w:ilvl w:val="0"/>
          <w:numId w:val="20"/>
        </w:numPr>
        <w:spacing w:line="360" w:lineRule="auto"/>
        <w:jc w:val="both"/>
        <w:rPr>
          <w:rFonts w:cs="Arial"/>
          <w:szCs w:val="24"/>
        </w:rPr>
      </w:pPr>
      <w:r w:rsidRPr="00083BC6">
        <w:rPr>
          <w:rFonts w:cs="Arial"/>
          <w:szCs w:val="24"/>
        </w:rPr>
        <w:t xml:space="preserve">Tourism Industry: The weather has a significant effect on tourism. Precise weather data is helpful to </w:t>
      </w:r>
      <w:proofErr w:type="spellStart"/>
      <w:r w:rsidRPr="00083BC6">
        <w:rPr>
          <w:rFonts w:cs="Arial"/>
          <w:szCs w:val="24"/>
        </w:rPr>
        <w:t>Scarcliffe's</w:t>
      </w:r>
      <w:proofErr w:type="spellEnd"/>
      <w:r w:rsidRPr="00083BC6">
        <w:rPr>
          <w:rFonts w:cs="Arial"/>
          <w:szCs w:val="24"/>
        </w:rPr>
        <w:t xml:space="preserve"> tourism sector regarding marketing and management of operations.</w:t>
      </w:r>
    </w:p>
    <w:p w14:paraId="58EB7CB3" w14:textId="5B5370A8" w:rsidR="005269DA" w:rsidRPr="00083BC6" w:rsidRDefault="00281081" w:rsidP="00F47E06">
      <w:pPr>
        <w:pStyle w:val="ListParagraph"/>
        <w:numPr>
          <w:ilvl w:val="0"/>
          <w:numId w:val="20"/>
        </w:numPr>
        <w:spacing w:line="360" w:lineRule="auto"/>
        <w:jc w:val="both"/>
        <w:rPr>
          <w:rFonts w:cs="Arial"/>
          <w:szCs w:val="24"/>
        </w:rPr>
      </w:pPr>
      <w:r w:rsidRPr="00083BC6">
        <w:rPr>
          <w:rFonts w:cs="Arial"/>
          <w:szCs w:val="24"/>
        </w:rPr>
        <w:t>Environmental Agencies: The study can support further attempts to track and comprehend how local weather patterns are affected by climate change.</w:t>
      </w:r>
    </w:p>
    <w:p w14:paraId="3E5FDAD5" w14:textId="6B77C0D8" w:rsidR="0038026E" w:rsidRPr="00083BC6" w:rsidRDefault="0038026E" w:rsidP="00F47E06">
      <w:pPr>
        <w:pStyle w:val="Heading3"/>
        <w:numPr>
          <w:ilvl w:val="2"/>
          <w:numId w:val="2"/>
        </w:numPr>
        <w:spacing w:line="360" w:lineRule="auto"/>
        <w:jc w:val="both"/>
        <w:rPr>
          <w:rFonts w:cs="Arial"/>
          <w:b/>
          <w:bCs/>
          <w:sz w:val="24"/>
          <w:szCs w:val="24"/>
        </w:rPr>
      </w:pPr>
      <w:bookmarkStart w:id="16" w:name="_Toc166698980"/>
      <w:bookmarkStart w:id="17" w:name="_Toc168323951"/>
      <w:r w:rsidRPr="00083BC6">
        <w:rPr>
          <w:rFonts w:cs="Arial"/>
          <w:b/>
          <w:bCs/>
          <w:sz w:val="24"/>
          <w:szCs w:val="24"/>
        </w:rPr>
        <w:t xml:space="preserve">Impact on Specific </w:t>
      </w:r>
      <w:r w:rsidR="008C295B" w:rsidRPr="00083BC6">
        <w:rPr>
          <w:rFonts w:cs="Arial"/>
          <w:b/>
          <w:bCs/>
          <w:sz w:val="24"/>
          <w:szCs w:val="24"/>
        </w:rPr>
        <w:t>Organisation</w:t>
      </w:r>
      <w:r w:rsidRPr="00083BC6">
        <w:rPr>
          <w:rFonts w:cs="Arial"/>
          <w:b/>
          <w:bCs/>
          <w:sz w:val="24"/>
          <w:szCs w:val="24"/>
        </w:rPr>
        <w:t xml:space="preserve"> Decision Making</w:t>
      </w:r>
      <w:bookmarkEnd w:id="16"/>
      <w:bookmarkEnd w:id="17"/>
    </w:p>
    <w:p w14:paraId="2430DFCB" w14:textId="5E5317BC" w:rsidR="0038026E" w:rsidRPr="00083BC6" w:rsidRDefault="0038026E" w:rsidP="00F47E06">
      <w:pPr>
        <w:pStyle w:val="ListParagraph"/>
        <w:numPr>
          <w:ilvl w:val="0"/>
          <w:numId w:val="21"/>
        </w:numPr>
        <w:spacing w:line="360" w:lineRule="auto"/>
        <w:jc w:val="both"/>
        <w:rPr>
          <w:rFonts w:cs="Arial"/>
          <w:szCs w:val="24"/>
        </w:rPr>
      </w:pPr>
      <w:r w:rsidRPr="00083BC6">
        <w:rPr>
          <w:rFonts w:cs="Arial"/>
          <w:szCs w:val="24"/>
        </w:rPr>
        <w:t>Transportation: Weather trends and forecasts have an impact on transportation time management, route planning, and safety protocols. This helps to minimise weather-related hazards and ensure on-time delivery.</w:t>
      </w:r>
    </w:p>
    <w:p w14:paraId="18E2840E" w14:textId="77777777" w:rsidR="00692B5C" w:rsidRPr="00083BC6" w:rsidRDefault="0038026E" w:rsidP="00F47E06">
      <w:pPr>
        <w:pStyle w:val="ListParagraph"/>
        <w:numPr>
          <w:ilvl w:val="0"/>
          <w:numId w:val="21"/>
        </w:numPr>
        <w:spacing w:line="360" w:lineRule="auto"/>
        <w:jc w:val="both"/>
        <w:rPr>
          <w:rFonts w:cs="Arial"/>
          <w:szCs w:val="24"/>
        </w:rPr>
      </w:pPr>
      <w:r w:rsidRPr="00083BC6">
        <w:rPr>
          <w:rFonts w:cs="Arial"/>
          <w:szCs w:val="24"/>
        </w:rPr>
        <w:t>Building &amp; Infrastructure: Planning time frames for maintenance and allocation of resources for building projects, as well as designing and building resilient infrastructure, may all be facilitated by an understanding of local weather dynamics.</w:t>
      </w:r>
    </w:p>
    <w:p w14:paraId="35283646" w14:textId="26190CC1" w:rsidR="00692B5C" w:rsidRPr="00083BC6" w:rsidRDefault="00692B5C" w:rsidP="00F47E06">
      <w:pPr>
        <w:pStyle w:val="ListParagraph"/>
        <w:numPr>
          <w:ilvl w:val="0"/>
          <w:numId w:val="21"/>
        </w:numPr>
        <w:spacing w:line="360" w:lineRule="auto"/>
        <w:jc w:val="both"/>
        <w:rPr>
          <w:rFonts w:cs="Arial"/>
          <w:szCs w:val="24"/>
        </w:rPr>
      </w:pPr>
      <w:r w:rsidRPr="00083BC6">
        <w:rPr>
          <w:rFonts w:cs="Arial"/>
          <w:szCs w:val="24"/>
        </w:rPr>
        <w:t xml:space="preserve">Farmer’s Community: Fluctuations in temperature, precipitation, and extreme weather phenomena can all influence the duration of growing seasons, the </w:t>
      </w:r>
      <w:proofErr w:type="gramStart"/>
      <w:r w:rsidRPr="00083BC6">
        <w:rPr>
          <w:rFonts w:cs="Arial"/>
          <w:szCs w:val="24"/>
        </w:rPr>
        <w:t>amount</w:t>
      </w:r>
      <w:proofErr w:type="gramEnd"/>
      <w:r w:rsidRPr="00083BC6">
        <w:rPr>
          <w:rFonts w:cs="Arial"/>
          <w:szCs w:val="24"/>
        </w:rPr>
        <w:t xml:space="preserve"> of crops produced, and the existing agricultural methods. </w:t>
      </w:r>
    </w:p>
    <w:p w14:paraId="0595F3AD" w14:textId="1EA2F89E" w:rsidR="00347AF3" w:rsidRPr="00083BC6" w:rsidRDefault="00347AF3" w:rsidP="00F47E06">
      <w:pPr>
        <w:pStyle w:val="ListParagraph"/>
        <w:numPr>
          <w:ilvl w:val="0"/>
          <w:numId w:val="21"/>
        </w:numPr>
        <w:spacing w:line="360" w:lineRule="auto"/>
        <w:jc w:val="both"/>
        <w:rPr>
          <w:rFonts w:cs="Arial"/>
          <w:szCs w:val="24"/>
        </w:rPr>
      </w:pPr>
      <w:r w:rsidRPr="00083BC6">
        <w:rPr>
          <w:rFonts w:cs="Arial"/>
          <w:szCs w:val="24"/>
        </w:rPr>
        <w:t>Tourist Operators: The tourist industry depends significantly on reliable weather for activities and attractions, is subject to uncertainties that may have an impact on visitor numbers and earnings.</w:t>
      </w:r>
    </w:p>
    <w:p w14:paraId="6215861D" w14:textId="77777777" w:rsidR="00347CAC" w:rsidRPr="00083BC6" w:rsidRDefault="00347CAC" w:rsidP="00347CAC">
      <w:pPr>
        <w:pStyle w:val="Heading1"/>
        <w:spacing w:line="360" w:lineRule="auto"/>
        <w:jc w:val="both"/>
        <w:rPr>
          <w:rFonts w:ascii="Arial" w:hAnsi="Arial" w:cs="Arial"/>
          <w:b/>
          <w:bCs/>
          <w:sz w:val="30"/>
          <w:szCs w:val="30"/>
        </w:rPr>
      </w:pPr>
      <w:bookmarkStart w:id="18" w:name="_Toc166698981"/>
      <w:bookmarkStart w:id="19" w:name="_Toc168323952"/>
      <w:r w:rsidRPr="00083BC6">
        <w:rPr>
          <w:rFonts w:ascii="Arial" w:hAnsi="Arial" w:cs="Arial"/>
          <w:b/>
          <w:bCs/>
          <w:sz w:val="30"/>
          <w:szCs w:val="30"/>
        </w:rPr>
        <w:t>2.0. LITERATURE REVIEW</w:t>
      </w:r>
      <w:bookmarkEnd w:id="18"/>
      <w:bookmarkEnd w:id="19"/>
    </w:p>
    <w:p w14:paraId="41FAFAB0" w14:textId="0799E5DF" w:rsidR="007A4A76" w:rsidRPr="00083BC6" w:rsidRDefault="003F7D80" w:rsidP="00137EE9">
      <w:pPr>
        <w:spacing w:line="360" w:lineRule="auto"/>
        <w:jc w:val="both"/>
        <w:rPr>
          <w:rFonts w:cs="Arial"/>
          <w:szCs w:val="24"/>
        </w:rPr>
      </w:pPr>
      <w:r w:rsidRPr="00083BC6">
        <w:rPr>
          <w:rFonts w:cs="Arial"/>
          <w:szCs w:val="24"/>
        </w:rPr>
        <w:t>ML models for WF has gained a lot of significance in recent years because of their capacity to enhance prediction accuracy and reliability. Several researchers have investigated the use of different methods of ML for WF, drawing on historical weather data and meteorological variables.</w:t>
      </w:r>
      <w:r w:rsidR="008F71BE" w:rsidRPr="00083BC6">
        <w:rPr>
          <w:rFonts w:cs="Arial"/>
          <w:szCs w:val="24"/>
        </w:rPr>
        <w:t xml:space="preserve"> Previous research has demonstrated the value of ML, time-series modelling, and statistical analysis when examining weather data. many ML models including random forests </w:t>
      </w:r>
      <w:r w:rsidR="008F71BE" w:rsidRPr="00083BC6">
        <w:rPr>
          <w:rFonts w:cs="Arial"/>
          <w:szCs w:val="24"/>
        </w:rPr>
        <w:lastRenderedPageBreak/>
        <w:t xml:space="preserve">and neural networks, as well as statistical models, such as SARIMA and ARIMA, have been studied for WF. However, studies on </w:t>
      </w:r>
      <w:proofErr w:type="spellStart"/>
      <w:r w:rsidR="008F71BE" w:rsidRPr="00083BC6">
        <w:rPr>
          <w:rFonts w:cs="Arial"/>
          <w:szCs w:val="24"/>
        </w:rPr>
        <w:t>Scarcliffe's</w:t>
      </w:r>
      <w:proofErr w:type="spellEnd"/>
      <w:r w:rsidR="008F71BE" w:rsidRPr="00083BC6">
        <w:rPr>
          <w:rFonts w:cs="Arial"/>
          <w:szCs w:val="24"/>
        </w:rPr>
        <w:t xml:space="preserve"> weather patterns have been limited, providing an opportunity for further investigation.</w:t>
      </w:r>
    </w:p>
    <w:p w14:paraId="2F13F362" w14:textId="7A76FED9" w:rsidR="008C2924" w:rsidRPr="00083BC6" w:rsidRDefault="00D72586" w:rsidP="00137EE9">
      <w:pPr>
        <w:spacing w:line="360" w:lineRule="auto"/>
        <w:jc w:val="both"/>
        <w:rPr>
          <w:rFonts w:cs="Arial"/>
          <w:szCs w:val="24"/>
        </w:rPr>
      </w:pPr>
      <w:r w:rsidRPr="00083BC6">
        <w:rPr>
          <w:rFonts w:cs="Arial"/>
          <w:szCs w:val="24"/>
        </w:rPr>
        <w:t xml:space="preserve">In one study, </w:t>
      </w:r>
      <w:r w:rsidRPr="00083BC6">
        <w:rPr>
          <w:rFonts w:cs="Arial"/>
          <w:szCs w:val="24"/>
        </w:rPr>
        <w:fldChar w:fldCharType="begin"/>
      </w:r>
      <w:r w:rsidRPr="00083BC6">
        <w:rPr>
          <w:rFonts w:cs="Arial"/>
          <w:szCs w:val="24"/>
        </w:rPr>
        <w:instrText xml:space="preserve"> ADDIN ZOTERO_ITEM CSL_CITATION {"citationID":"gCya2Dv5","properties":{"formattedCitation":"(Mohandes {\\i{}et al.}, 2004)","plainCitation":"(Mohandes et al., 2004)","noteIndex":0},"citationItems":[{"id":415,"uris":["http://zotero.org/users/12984671/items/YTXYYHZB"],"itemData":{"id":415,"type":"article-journal","abstract":"This paper introduces support vector machines (SVM), the latest neural network algorithm, to wind speed prediction and compares their performance with the multilayer perceptron (MLP) neural networks. Mean daily wind speed data from Madina city, Saudi Arabia, is used for building and testing both models. Results indicate that SVM compare favorably with the MLP model based on the root mean square errors between the actual and the predicted data. These results are conﬁrmed for a system with order 1 to system with order 11.","container-title":"Renewable Energy","DOI":"10.1016/j.renene.2003.11.009","ISSN":"09601481","issue":"6","journalAbbreviation":"Renewable Energy","language":"en","license":"https://www.elsevier.com/tdm/userlicense/1.0/","page":"939-947","source":"DOI.org (Crossref)","title":"Support vector machines for wind speed prediction","URL":"https://linkinghub.elsevier.com/retrieve/pii/S0960148103003860","volume":"29","author":[{"family":"Mohandes","given":"M.A."},{"family":"Halawani","given":"T.O."},{"family":"Rehman","given":"S."},{"family":"Hussain","given":"Ahmed A."}],"accessed":{"date-parts":[["2024",5,13]]},"issued":{"date-parts":[["2004",5]]}}}],"schema":"https://github.com/citation-style-language/schema/raw/master/csl-citation.json"} </w:instrText>
      </w:r>
      <w:r w:rsidRPr="00083BC6">
        <w:rPr>
          <w:rFonts w:cs="Arial"/>
          <w:szCs w:val="24"/>
        </w:rPr>
        <w:fldChar w:fldCharType="separate"/>
      </w:r>
      <w:r w:rsidRPr="00083BC6">
        <w:rPr>
          <w:rFonts w:cs="Arial"/>
          <w:kern w:val="0"/>
        </w:rPr>
        <w:t xml:space="preserve">Mohandes et al. </w:t>
      </w:r>
      <w:r w:rsidR="007C5A6D" w:rsidRPr="00083BC6">
        <w:rPr>
          <w:rFonts w:cs="Arial"/>
          <w:kern w:val="0"/>
        </w:rPr>
        <w:t>(</w:t>
      </w:r>
      <w:r w:rsidRPr="00083BC6">
        <w:rPr>
          <w:rFonts w:cs="Arial"/>
          <w:kern w:val="0"/>
        </w:rPr>
        <w:t>2004)</w:t>
      </w:r>
      <w:r w:rsidRPr="00083BC6">
        <w:rPr>
          <w:rFonts w:cs="Arial"/>
          <w:szCs w:val="24"/>
        </w:rPr>
        <w:fldChar w:fldCharType="end"/>
      </w:r>
      <w:r w:rsidRPr="00083BC6">
        <w:rPr>
          <w:rFonts w:cs="Arial"/>
          <w:szCs w:val="24"/>
        </w:rPr>
        <w:t xml:space="preserve"> developed a reliable forecasting model by applying ensemble learning techniques including gradient boosting machines and random forests. Their research made clear how crucial it is to integrate many data sources and use feature engineering to improve wind speed prediction.</w:t>
      </w:r>
      <w:r w:rsidR="00FC2605" w:rsidRPr="00083BC6">
        <w:rPr>
          <w:rFonts w:cs="Arial"/>
          <w:szCs w:val="24"/>
        </w:rPr>
        <w:t xml:space="preserve"> </w:t>
      </w:r>
      <w:r w:rsidR="00FC2605" w:rsidRPr="00083BC6">
        <w:rPr>
          <w:rFonts w:cs="Arial"/>
          <w:szCs w:val="24"/>
        </w:rPr>
        <w:fldChar w:fldCharType="begin"/>
      </w:r>
      <w:r w:rsidR="00FC2605" w:rsidRPr="00083BC6">
        <w:rPr>
          <w:rFonts w:cs="Arial"/>
          <w:szCs w:val="24"/>
        </w:rPr>
        <w:instrText xml:space="preserve"> ADDIN ZOTERO_ITEM CSL_CITATION {"citationID":"C5VU1jQ3","properties":{"formattedCitation":"(Singh {\\i{}et al.}, 2019)","plainCitation":"(Singh et al., 2019)","noteIndex":0},"citationItems":[{"id":410,"uris":["http://zotero.org/users/12984671/items/QIITEK76"],"itemData":{"id":410,"type":"article-journal","abstract":"This paper explores three machine learning models for weather prediction namely Support Vector Machine(SVM), Artificial Neural Network(ANN) and a Time Series based Recurrent Neural Network(RNN). It also discussed the steps followed to achieve results. RNN using time series along with a linear SVC and a five-layered neural network is used to predict the weather. The results of these models are analyzed and compared on the basis of Root Mean Squared Error between the predicted and actual values. For weather Forecasting, this paper uses Pandas, NumPy, Keras, Git, Matplotlib, TensorFlow, Anaconda and Google Cloud Services[4]. It is found that Time Series based RNN does the best job of predicting the weather.","container-title":"SSRN Electronic Journal","DOI":"10.2139/ssrn.3350281","ISSN":"1556-5068","journalAbbreviation":"SSRN Journal","language":"en","source":"DOI.org (Crossref)","title":"Weather Forecasting using Machine Learning Techniques","URL":"https://www.ssrn.com/abstract=3350281","author":[{"family":"Singh","given":"Siddharth"},{"family":"Kaushik","given":"Mayank"},{"family":"Gupta","given":"Ambuj"},{"family":"Malviya","given":"Anil Kumar"}],"accessed":{"date-parts":[["2024",5,13]]},"issued":{"date-parts":[["2019"]]}}}],"schema":"https://github.com/citation-style-language/schema/raw/master/csl-citation.json"} </w:instrText>
      </w:r>
      <w:r w:rsidR="00FC2605" w:rsidRPr="00083BC6">
        <w:rPr>
          <w:rFonts w:cs="Arial"/>
          <w:szCs w:val="24"/>
        </w:rPr>
        <w:fldChar w:fldCharType="separate"/>
      </w:r>
      <w:r w:rsidR="00FC2605" w:rsidRPr="00083BC6">
        <w:rPr>
          <w:rFonts w:cs="Arial"/>
          <w:kern w:val="0"/>
        </w:rPr>
        <w:t>Singh et al.</w:t>
      </w:r>
      <w:r w:rsidR="00122E99" w:rsidRPr="00083BC6">
        <w:rPr>
          <w:rFonts w:cs="Arial"/>
          <w:kern w:val="0"/>
        </w:rPr>
        <w:t xml:space="preserve"> (</w:t>
      </w:r>
      <w:r w:rsidR="00FC2605" w:rsidRPr="00083BC6">
        <w:rPr>
          <w:rFonts w:cs="Arial"/>
          <w:kern w:val="0"/>
        </w:rPr>
        <w:t>2019)</w:t>
      </w:r>
      <w:r w:rsidR="00FC2605" w:rsidRPr="00083BC6">
        <w:rPr>
          <w:rFonts w:cs="Arial"/>
          <w:szCs w:val="24"/>
        </w:rPr>
        <w:fldChar w:fldCharType="end"/>
      </w:r>
      <w:r w:rsidR="00122E99" w:rsidRPr="00083BC6">
        <w:rPr>
          <w:rFonts w:cs="Arial"/>
          <w:szCs w:val="24"/>
        </w:rPr>
        <w:t xml:space="preserve"> </w:t>
      </w:r>
      <w:r w:rsidR="00413351" w:rsidRPr="00083BC6">
        <w:rPr>
          <w:rFonts w:cs="Arial"/>
          <w:szCs w:val="24"/>
        </w:rPr>
        <w:t xml:space="preserve">also </w:t>
      </w:r>
      <w:r w:rsidR="00FA2EA1" w:rsidRPr="00083BC6">
        <w:rPr>
          <w:rFonts w:cs="Arial"/>
          <w:szCs w:val="24"/>
        </w:rPr>
        <w:t>utilised three ML models,</w:t>
      </w:r>
      <w:r w:rsidR="00016DA9" w:rsidRPr="00083BC6">
        <w:rPr>
          <w:rFonts w:cs="Arial"/>
          <w:szCs w:val="24"/>
        </w:rPr>
        <w:t xml:space="preserve"> ANN, RNN, and SVM for weather prediction</w:t>
      </w:r>
      <w:r w:rsidR="00073EC4" w:rsidRPr="00083BC6">
        <w:rPr>
          <w:rFonts w:cs="Arial"/>
          <w:szCs w:val="24"/>
        </w:rPr>
        <w:t xml:space="preserve"> in one of their research.</w:t>
      </w:r>
      <w:r w:rsidR="00F50911" w:rsidRPr="00083BC6">
        <w:rPr>
          <w:rFonts w:cs="Arial"/>
          <w:szCs w:val="24"/>
        </w:rPr>
        <w:t xml:space="preserve"> </w:t>
      </w:r>
      <w:r w:rsidR="00F50911" w:rsidRPr="00083BC6">
        <w:rPr>
          <w:rFonts w:cs="Arial"/>
          <w:szCs w:val="24"/>
        </w:rPr>
        <w:fldChar w:fldCharType="begin"/>
      </w:r>
      <w:r w:rsidR="00F50911" w:rsidRPr="00083BC6">
        <w:rPr>
          <w:rFonts w:cs="Arial"/>
          <w:szCs w:val="24"/>
        </w:rPr>
        <w:instrText xml:space="preserve"> ADDIN ZOTERO_ITEM CSL_CITATION {"citationID":"5IwgnUbb","properties":{"formattedCitation":"(Lagerquist, McGovern and Ii, 2019)","plainCitation":"(Lagerquist, McGovern and Ii, 2019)","noteIndex":0},"citationItems":[{"id":421,"uris":["http://zotero.org/users/12984671/items/DPIG2P3Y"],"itemData":{"id":421,"type":"article-journal","abstract":"Abstract This paper describes the use of convolutional neural nets (CNN), a type of deep learning, to identify fronts in gridded data, followed by a novel postprocessing method that converts probability grids to objects. Synoptic-scale fronts are often associated with extreme weather in the midlatitudes. Predictors are 1000-mb (1 mb = 1 hPa) grids of wind velocity, temperature, specific humidity, wet-bulb potential temperature, and/or geopotential height from the North American Regional Reanalysis. Labels are human-drawn fronts from Weather Prediction Center bulletins. We present two experiments to optimize parameters of the CNN and object conversion. To evaluate our system, we compare the objects (predicted warm and cold fronts) with human-analyzed warm and cold fronts, matching fronts of the same type within a 100- or 250-km neighborhood distance. At 250 km our system obtains a probability of detection of 0.73, success ratio of 0.65 (or false-alarm rate of 0.35), and critical success index of 0.52. These values drastically outperform the baseline, which is a traditional method from numerical frontal analysis. Our system is not intended to replace human meteorologists, but to provide an objective method that can be applied consistently and easily to a large number of cases. Our system could be used, for example, to create climatologies and quantify the spread in forecast frontal properties across members of a numerical weather prediction ensemble.","container-title":"Weather and Forecasting","DOI":"10.1175/WAF-D-18-0183.1","ISSN":"1520-0434, 0882-8156","issue":"4","language":"EN","note":"publisher: American Meteorological Society\nsection: Weather and Forecasting","page":"1137-1160","source":"journals.ametsoc.org","title":"Deep Learning for Spatially Explicit Prediction of Synoptic-Scale Fronts","URL":"https://journals.ametsoc.org/view/journals/wefo/34/4/waf-d-18-0183_1.xml","volume":"34","author":[{"family":"Lagerquist","given":"Ryan"},{"family":"McGovern","given":"Amy"},{"family":"Ii","given":"David John Gagne"}],"accessed":{"date-parts":[["2024",5,14]]},"issued":{"date-parts":[["2019",8,1]]}}}],"schema":"https://github.com/citation-style-language/schema/raw/master/csl-citation.json"} </w:instrText>
      </w:r>
      <w:r w:rsidR="00F50911" w:rsidRPr="00083BC6">
        <w:rPr>
          <w:rFonts w:cs="Arial"/>
          <w:szCs w:val="24"/>
        </w:rPr>
        <w:fldChar w:fldCharType="separate"/>
      </w:r>
      <w:r w:rsidR="00F50911" w:rsidRPr="00083BC6">
        <w:rPr>
          <w:rFonts w:cs="Arial"/>
        </w:rPr>
        <w:t>Lagerquist</w:t>
      </w:r>
      <w:r w:rsidR="009B5DD0" w:rsidRPr="00083BC6">
        <w:rPr>
          <w:rFonts w:cs="Arial"/>
        </w:rPr>
        <w:t xml:space="preserve"> et al. (</w:t>
      </w:r>
      <w:r w:rsidR="00F50911" w:rsidRPr="00083BC6">
        <w:rPr>
          <w:rFonts w:cs="Arial"/>
        </w:rPr>
        <w:t>2019)</w:t>
      </w:r>
      <w:r w:rsidR="00F50911" w:rsidRPr="00083BC6">
        <w:rPr>
          <w:rFonts w:cs="Arial"/>
          <w:szCs w:val="24"/>
        </w:rPr>
        <w:fldChar w:fldCharType="end"/>
      </w:r>
      <w:r w:rsidR="009B5DD0" w:rsidRPr="00083BC6">
        <w:rPr>
          <w:rFonts w:cs="Arial"/>
          <w:szCs w:val="24"/>
        </w:rPr>
        <w:t xml:space="preserve">, on the other hand, </w:t>
      </w:r>
      <w:r w:rsidR="001C5D1E" w:rsidRPr="00083BC6">
        <w:rPr>
          <w:rFonts w:cs="Arial"/>
          <w:szCs w:val="24"/>
        </w:rPr>
        <w:t xml:space="preserve">tested multiple machine learning algorithms, including logistic regression, decision trees, </w:t>
      </w:r>
      <w:r w:rsidR="00935E54" w:rsidRPr="00083BC6">
        <w:rPr>
          <w:rFonts w:cs="Arial"/>
          <w:szCs w:val="24"/>
        </w:rPr>
        <w:t>RFR</w:t>
      </w:r>
      <w:r w:rsidR="001C5D1E" w:rsidRPr="00083BC6">
        <w:rPr>
          <w:rFonts w:cs="Arial"/>
          <w:szCs w:val="24"/>
        </w:rPr>
        <w:t xml:space="preserve">, </w:t>
      </w:r>
      <w:r w:rsidR="00935E54" w:rsidRPr="00083BC6">
        <w:rPr>
          <w:rFonts w:cs="Arial"/>
          <w:szCs w:val="24"/>
        </w:rPr>
        <w:t xml:space="preserve">neural networks </w:t>
      </w:r>
      <w:r w:rsidR="001C5D1E" w:rsidRPr="00083BC6">
        <w:rPr>
          <w:rFonts w:cs="Arial"/>
          <w:szCs w:val="24"/>
        </w:rPr>
        <w:t>and gradient-boosted forests, for forecasting straight-line wind alone.</w:t>
      </w:r>
    </w:p>
    <w:p w14:paraId="7DE83E70" w14:textId="77777777" w:rsidR="00713A7E" w:rsidRPr="00083BC6" w:rsidRDefault="004603C8" w:rsidP="00713A7E">
      <w:pPr>
        <w:pStyle w:val="Heading1"/>
        <w:spacing w:line="360" w:lineRule="auto"/>
        <w:jc w:val="both"/>
        <w:rPr>
          <w:rFonts w:ascii="Arial" w:hAnsi="Arial" w:cs="Arial"/>
          <w:b/>
          <w:bCs/>
          <w:sz w:val="30"/>
          <w:szCs w:val="30"/>
        </w:rPr>
      </w:pPr>
      <w:bookmarkStart w:id="20" w:name="_Toc166698982"/>
      <w:bookmarkStart w:id="21" w:name="_Toc168323953"/>
      <w:r w:rsidRPr="00083BC6">
        <w:rPr>
          <w:rFonts w:ascii="Arial" w:hAnsi="Arial" w:cs="Arial"/>
          <w:b/>
          <w:bCs/>
          <w:sz w:val="30"/>
          <w:szCs w:val="30"/>
        </w:rPr>
        <w:t>3.0. METHODOLOGY</w:t>
      </w:r>
      <w:bookmarkEnd w:id="20"/>
      <w:bookmarkEnd w:id="21"/>
    </w:p>
    <w:p w14:paraId="195B8B58" w14:textId="09756493" w:rsidR="001440C2" w:rsidRPr="00083BC6" w:rsidRDefault="00713A7E" w:rsidP="00713A7E">
      <w:pPr>
        <w:spacing w:line="360" w:lineRule="auto"/>
        <w:jc w:val="both"/>
        <w:rPr>
          <w:rFonts w:cs="Arial"/>
          <w:szCs w:val="24"/>
        </w:rPr>
      </w:pPr>
      <w:r w:rsidRPr="00083BC6">
        <w:rPr>
          <w:rFonts w:cs="Arial"/>
          <w:szCs w:val="24"/>
        </w:rPr>
        <w:t xml:space="preserve">The project will employ the CRISP-DM methodology, </w:t>
      </w:r>
      <w:r w:rsidR="00935E54" w:rsidRPr="00083BC6">
        <w:rPr>
          <w:rFonts w:cs="Arial"/>
          <w:szCs w:val="24"/>
        </w:rPr>
        <w:t>it</w:t>
      </w:r>
      <w:r w:rsidRPr="00083BC6">
        <w:rPr>
          <w:rFonts w:cs="Arial"/>
          <w:szCs w:val="24"/>
        </w:rPr>
        <w:t xml:space="preserve"> encompasses the</w:t>
      </w:r>
      <w:r w:rsidR="00935E54" w:rsidRPr="00083BC6">
        <w:rPr>
          <w:rFonts w:cs="Arial"/>
          <w:szCs w:val="24"/>
        </w:rPr>
        <w:t>se</w:t>
      </w:r>
      <w:r w:rsidRPr="00083BC6">
        <w:rPr>
          <w:rFonts w:cs="Arial"/>
          <w:szCs w:val="24"/>
        </w:rPr>
        <w:t xml:space="preserve"> subsequent stages:</w:t>
      </w:r>
    </w:p>
    <w:p w14:paraId="04340A03" w14:textId="6F2D1BEE" w:rsidR="00F46A6F" w:rsidRPr="00083BC6" w:rsidRDefault="0053744A" w:rsidP="00B53BC3">
      <w:pPr>
        <w:pStyle w:val="Heading2"/>
        <w:numPr>
          <w:ilvl w:val="1"/>
          <w:numId w:val="17"/>
        </w:numPr>
        <w:spacing w:line="360" w:lineRule="auto"/>
        <w:jc w:val="both"/>
        <w:rPr>
          <w:rFonts w:ascii="Arial" w:hAnsi="Arial" w:cs="Arial"/>
          <w:b/>
          <w:bCs/>
          <w:sz w:val="24"/>
          <w:szCs w:val="24"/>
        </w:rPr>
      </w:pPr>
      <w:bookmarkStart w:id="22" w:name="_Toc166698983"/>
      <w:bookmarkStart w:id="23" w:name="_Toc168323954"/>
      <w:r w:rsidRPr="00083BC6">
        <w:rPr>
          <w:rFonts w:ascii="Arial" w:hAnsi="Arial" w:cs="Arial"/>
          <w:b/>
          <w:bCs/>
          <w:sz w:val="24"/>
          <w:szCs w:val="24"/>
        </w:rPr>
        <w:t>BUSINESS UNDERSTANDING</w:t>
      </w:r>
      <w:r w:rsidR="00B1268C" w:rsidRPr="00083BC6">
        <w:rPr>
          <w:rFonts w:ascii="Arial" w:hAnsi="Arial" w:cs="Arial"/>
          <w:b/>
          <w:bCs/>
          <w:sz w:val="24"/>
          <w:szCs w:val="24"/>
        </w:rPr>
        <w:t>:</w:t>
      </w:r>
      <w:bookmarkEnd w:id="22"/>
      <w:bookmarkEnd w:id="23"/>
      <w:r w:rsidR="00B1268C" w:rsidRPr="00083BC6">
        <w:rPr>
          <w:rFonts w:ascii="Arial" w:hAnsi="Arial" w:cs="Arial"/>
          <w:b/>
          <w:bCs/>
          <w:sz w:val="24"/>
          <w:szCs w:val="24"/>
        </w:rPr>
        <w:t xml:space="preserve"> </w:t>
      </w:r>
    </w:p>
    <w:p w14:paraId="2A9D8135" w14:textId="2FC6C253" w:rsidR="00082241" w:rsidRPr="00083BC6" w:rsidRDefault="00082241" w:rsidP="00B53BC3">
      <w:pPr>
        <w:pStyle w:val="Heading3"/>
        <w:numPr>
          <w:ilvl w:val="2"/>
          <w:numId w:val="17"/>
        </w:numPr>
        <w:spacing w:line="360" w:lineRule="auto"/>
        <w:jc w:val="both"/>
        <w:rPr>
          <w:rFonts w:cs="Arial"/>
          <w:b/>
          <w:bCs/>
          <w:sz w:val="24"/>
          <w:szCs w:val="24"/>
        </w:rPr>
      </w:pPr>
      <w:bookmarkStart w:id="24" w:name="_Toc166698984"/>
      <w:bookmarkStart w:id="25" w:name="_Toc168323955"/>
      <w:r w:rsidRPr="00083BC6">
        <w:rPr>
          <w:rFonts w:cs="Arial"/>
          <w:b/>
          <w:bCs/>
          <w:sz w:val="24"/>
          <w:szCs w:val="24"/>
        </w:rPr>
        <w:t>Objectives</w:t>
      </w:r>
      <w:bookmarkEnd w:id="24"/>
      <w:bookmarkEnd w:id="25"/>
    </w:p>
    <w:p w14:paraId="67D3141A" w14:textId="2EE8793D" w:rsidR="00E05D1A" w:rsidRPr="00083BC6" w:rsidRDefault="00E05D1A" w:rsidP="001664B9">
      <w:pPr>
        <w:pStyle w:val="ListParagraph"/>
        <w:numPr>
          <w:ilvl w:val="0"/>
          <w:numId w:val="11"/>
        </w:numPr>
        <w:spacing w:after="0" w:line="360" w:lineRule="auto"/>
        <w:jc w:val="both"/>
        <w:rPr>
          <w:rFonts w:cs="Arial"/>
          <w:szCs w:val="24"/>
        </w:rPr>
      </w:pPr>
      <w:r w:rsidRPr="00083BC6">
        <w:rPr>
          <w:rFonts w:cs="Arial"/>
          <w:szCs w:val="24"/>
        </w:rPr>
        <w:t>Understand the correlations and patterns between weather parameters in the Scarcliffe dataset.</w:t>
      </w:r>
    </w:p>
    <w:p w14:paraId="385B3BC3" w14:textId="6E43A532" w:rsidR="00E05D1A" w:rsidRPr="00083BC6" w:rsidRDefault="00E05D1A" w:rsidP="001664B9">
      <w:pPr>
        <w:pStyle w:val="ListParagraph"/>
        <w:numPr>
          <w:ilvl w:val="0"/>
          <w:numId w:val="11"/>
        </w:numPr>
        <w:spacing w:after="0" w:line="360" w:lineRule="auto"/>
        <w:jc w:val="both"/>
        <w:rPr>
          <w:rFonts w:cs="Arial"/>
          <w:szCs w:val="24"/>
        </w:rPr>
      </w:pPr>
      <w:r w:rsidRPr="00083BC6">
        <w:rPr>
          <w:rFonts w:cs="Arial"/>
          <w:szCs w:val="24"/>
        </w:rPr>
        <w:t>Create statistical models that measure correlations among variables and test hypotheses.</w:t>
      </w:r>
    </w:p>
    <w:p w14:paraId="32BCE516" w14:textId="06C609B9" w:rsidR="00D931C0" w:rsidRPr="00083BC6" w:rsidRDefault="00E05D1A" w:rsidP="001664B9">
      <w:pPr>
        <w:pStyle w:val="ListParagraph"/>
        <w:numPr>
          <w:ilvl w:val="0"/>
          <w:numId w:val="11"/>
        </w:numPr>
        <w:spacing w:after="0" w:line="360" w:lineRule="auto"/>
        <w:jc w:val="both"/>
        <w:rPr>
          <w:rFonts w:cs="Arial"/>
          <w:szCs w:val="24"/>
        </w:rPr>
      </w:pPr>
      <w:r w:rsidRPr="00083BC6">
        <w:rPr>
          <w:rFonts w:cs="Arial"/>
          <w:szCs w:val="24"/>
        </w:rPr>
        <w:t>Create time-series forecasting models to anticipate future weather conditions in Scarcliffe.</w:t>
      </w:r>
    </w:p>
    <w:p w14:paraId="171CB972" w14:textId="4232720D" w:rsidR="00D931C0" w:rsidRPr="00083BC6" w:rsidRDefault="00D931C0" w:rsidP="001664B9">
      <w:pPr>
        <w:pStyle w:val="ListParagraph"/>
        <w:numPr>
          <w:ilvl w:val="0"/>
          <w:numId w:val="11"/>
        </w:numPr>
        <w:spacing w:line="360" w:lineRule="auto"/>
        <w:jc w:val="both"/>
        <w:rPr>
          <w:rFonts w:cs="Arial"/>
          <w:szCs w:val="24"/>
        </w:rPr>
      </w:pPr>
      <w:r w:rsidRPr="00083BC6">
        <w:rPr>
          <w:rFonts w:cs="Arial"/>
          <w:szCs w:val="24"/>
        </w:rPr>
        <w:t>Deploy ML regression approaches to identify complicated, non-linear correlations between weather parameters and provide Scarcliffe with accurate weather predictions.</w:t>
      </w:r>
    </w:p>
    <w:p w14:paraId="19D3796A" w14:textId="7390DF41" w:rsidR="00EF1BD1" w:rsidRPr="00083BC6" w:rsidRDefault="00D931C0" w:rsidP="00301DF5">
      <w:pPr>
        <w:pStyle w:val="ListParagraph"/>
        <w:numPr>
          <w:ilvl w:val="0"/>
          <w:numId w:val="11"/>
        </w:numPr>
        <w:spacing w:line="360" w:lineRule="auto"/>
        <w:jc w:val="both"/>
        <w:rPr>
          <w:rFonts w:cs="Arial"/>
          <w:szCs w:val="24"/>
        </w:rPr>
      </w:pPr>
      <w:r w:rsidRPr="00083BC6">
        <w:rPr>
          <w:rFonts w:cs="Arial"/>
          <w:szCs w:val="24"/>
        </w:rPr>
        <w:t xml:space="preserve">Use appropriate assessment metrics and cross-validation procedures to </w:t>
      </w:r>
      <w:r w:rsidR="00935E54" w:rsidRPr="00083BC6">
        <w:rPr>
          <w:rFonts w:cs="Arial"/>
          <w:szCs w:val="24"/>
        </w:rPr>
        <w:t>check</w:t>
      </w:r>
      <w:r w:rsidRPr="00083BC6">
        <w:rPr>
          <w:rFonts w:cs="Arial"/>
          <w:szCs w:val="24"/>
        </w:rPr>
        <w:t xml:space="preserve"> the performance and accuracy of the produced statistical models, </w:t>
      </w:r>
      <w:r w:rsidR="00126CD2" w:rsidRPr="00083BC6">
        <w:rPr>
          <w:rFonts w:cs="Arial"/>
          <w:szCs w:val="24"/>
        </w:rPr>
        <w:t>SVR</w:t>
      </w:r>
      <w:r w:rsidRPr="00083BC6">
        <w:rPr>
          <w:rFonts w:cs="Arial"/>
          <w:szCs w:val="24"/>
        </w:rPr>
        <w:t>, and ML predictions.</w:t>
      </w:r>
    </w:p>
    <w:p w14:paraId="5CFFC73F" w14:textId="50D51227" w:rsidR="000F183B" w:rsidRPr="00083BC6" w:rsidRDefault="00EF1BD1" w:rsidP="000F183B">
      <w:pPr>
        <w:pStyle w:val="Heading3"/>
        <w:numPr>
          <w:ilvl w:val="2"/>
          <w:numId w:val="17"/>
        </w:numPr>
        <w:spacing w:line="360" w:lineRule="auto"/>
        <w:jc w:val="both"/>
        <w:rPr>
          <w:rFonts w:cs="Arial"/>
          <w:b/>
          <w:bCs/>
          <w:sz w:val="24"/>
          <w:szCs w:val="24"/>
        </w:rPr>
      </w:pPr>
      <w:bookmarkStart w:id="26" w:name="_Toc166698985"/>
      <w:bookmarkStart w:id="27" w:name="_Toc168323956"/>
      <w:r w:rsidRPr="00083BC6">
        <w:rPr>
          <w:rFonts w:cs="Arial"/>
          <w:b/>
          <w:bCs/>
          <w:sz w:val="24"/>
          <w:szCs w:val="24"/>
        </w:rPr>
        <w:lastRenderedPageBreak/>
        <w:t>Research Questions</w:t>
      </w:r>
      <w:bookmarkEnd w:id="26"/>
      <w:bookmarkEnd w:id="27"/>
    </w:p>
    <w:p w14:paraId="3182C554" w14:textId="168FE459" w:rsidR="00F94667" w:rsidRDefault="00F94667" w:rsidP="003C3AE6">
      <w:pPr>
        <w:pStyle w:val="ListParagraph"/>
        <w:numPr>
          <w:ilvl w:val="0"/>
          <w:numId w:val="15"/>
        </w:numPr>
        <w:spacing w:line="360" w:lineRule="auto"/>
        <w:jc w:val="both"/>
        <w:rPr>
          <w:rFonts w:cs="Arial"/>
          <w:szCs w:val="24"/>
        </w:rPr>
      </w:pPr>
      <w:r>
        <w:rPr>
          <w:rFonts w:cs="Arial"/>
          <w:szCs w:val="24"/>
        </w:rPr>
        <w:t>Using Shapiro-</w:t>
      </w:r>
      <w:r w:rsidR="0012491E">
        <w:rPr>
          <w:rFonts w:cs="Arial"/>
          <w:szCs w:val="24"/>
        </w:rPr>
        <w:t>Wilk normality test and visualisation like histogram and Q-Q plot, does the</w:t>
      </w:r>
      <w:r w:rsidR="00C874CE">
        <w:rPr>
          <w:rFonts w:cs="Arial"/>
          <w:szCs w:val="24"/>
        </w:rPr>
        <w:t xml:space="preserve"> convective rainfall (RAINC) follow a normal distribution?</w:t>
      </w:r>
    </w:p>
    <w:p w14:paraId="070F2C89" w14:textId="6FD81631" w:rsidR="00244C78" w:rsidRPr="00083BC6" w:rsidRDefault="00244C78" w:rsidP="003C3AE6">
      <w:pPr>
        <w:pStyle w:val="ListParagraph"/>
        <w:numPr>
          <w:ilvl w:val="0"/>
          <w:numId w:val="15"/>
        </w:numPr>
        <w:spacing w:line="360" w:lineRule="auto"/>
        <w:jc w:val="both"/>
        <w:rPr>
          <w:rFonts w:cs="Arial"/>
          <w:szCs w:val="24"/>
        </w:rPr>
      </w:pPr>
      <w:bookmarkStart w:id="28" w:name="_Hlk168223144"/>
      <w:r w:rsidRPr="00083BC6">
        <w:rPr>
          <w:rFonts w:cs="Arial"/>
          <w:szCs w:val="24"/>
        </w:rPr>
        <w:t xml:space="preserve">Is there a substantial correlation between </w:t>
      </w:r>
      <w:r w:rsidR="009330CA" w:rsidRPr="00083BC6">
        <w:rPr>
          <w:rFonts w:cs="Arial"/>
          <w:szCs w:val="24"/>
        </w:rPr>
        <w:t>Surface T</w:t>
      </w:r>
      <w:r w:rsidRPr="00083BC6">
        <w:rPr>
          <w:rFonts w:cs="Arial"/>
          <w:szCs w:val="24"/>
        </w:rPr>
        <w:t xml:space="preserve">emperature (TSK) and Soil Temperature (TSLB) </w:t>
      </w:r>
      <w:r w:rsidR="007B27ED" w:rsidRPr="00083BC6">
        <w:rPr>
          <w:rFonts w:cs="Arial"/>
          <w:szCs w:val="24"/>
        </w:rPr>
        <w:t>at</w:t>
      </w:r>
      <w:r w:rsidRPr="00083BC6">
        <w:rPr>
          <w:rFonts w:cs="Arial"/>
          <w:szCs w:val="24"/>
        </w:rPr>
        <w:t xml:space="preserve"> </w:t>
      </w:r>
      <w:proofErr w:type="spellStart"/>
      <w:r w:rsidRPr="00083BC6">
        <w:rPr>
          <w:rFonts w:cs="Arial"/>
          <w:szCs w:val="24"/>
        </w:rPr>
        <w:t>Scarcliffe</w:t>
      </w:r>
      <w:proofErr w:type="spellEnd"/>
      <w:r w:rsidRPr="00083BC6">
        <w:rPr>
          <w:rFonts w:cs="Arial"/>
          <w:szCs w:val="24"/>
        </w:rPr>
        <w:t>?</w:t>
      </w:r>
    </w:p>
    <w:bookmarkEnd w:id="28"/>
    <w:p w14:paraId="76EB37F0" w14:textId="32FD418B" w:rsidR="007F4950" w:rsidRDefault="007F4950" w:rsidP="007F4950">
      <w:pPr>
        <w:pStyle w:val="ListParagraph"/>
        <w:numPr>
          <w:ilvl w:val="0"/>
          <w:numId w:val="15"/>
        </w:numPr>
        <w:spacing w:after="0" w:line="360" w:lineRule="auto"/>
        <w:jc w:val="both"/>
        <w:rPr>
          <w:rFonts w:cs="Arial"/>
          <w:szCs w:val="24"/>
        </w:rPr>
      </w:pPr>
      <w:r w:rsidRPr="007F4950">
        <w:rPr>
          <w:rFonts w:cs="Arial"/>
          <w:szCs w:val="24"/>
        </w:rPr>
        <w:t>How can humidity (Q2), soil temperature (TSLB), Soil Moisture</w:t>
      </w:r>
      <w:r w:rsidR="00467790">
        <w:rPr>
          <w:rFonts w:cs="Arial"/>
          <w:szCs w:val="24"/>
        </w:rPr>
        <w:t xml:space="preserve"> (SMOIS)</w:t>
      </w:r>
      <w:r w:rsidRPr="007F4950">
        <w:rPr>
          <w:rFonts w:cs="Arial"/>
          <w:szCs w:val="24"/>
        </w:rPr>
        <w:t xml:space="preserve">, and windspeed influence surface temperature (TSK) in the </w:t>
      </w:r>
      <w:proofErr w:type="spellStart"/>
      <w:r w:rsidRPr="007F4950">
        <w:rPr>
          <w:rFonts w:cs="Arial"/>
          <w:szCs w:val="24"/>
        </w:rPr>
        <w:t>scarcliffe</w:t>
      </w:r>
      <w:proofErr w:type="spellEnd"/>
      <w:r w:rsidRPr="007F4950">
        <w:rPr>
          <w:rFonts w:cs="Arial"/>
          <w:szCs w:val="24"/>
        </w:rPr>
        <w:t xml:space="preserve"> region?</w:t>
      </w:r>
    </w:p>
    <w:p w14:paraId="6927FB1B" w14:textId="47CBF7B8" w:rsidR="00D27203" w:rsidRPr="00083BC6" w:rsidRDefault="00D27203" w:rsidP="00967E8D">
      <w:pPr>
        <w:pStyle w:val="ListParagraph"/>
        <w:numPr>
          <w:ilvl w:val="0"/>
          <w:numId w:val="15"/>
        </w:numPr>
        <w:spacing w:line="360" w:lineRule="auto"/>
        <w:jc w:val="both"/>
        <w:rPr>
          <w:rFonts w:cs="Arial"/>
          <w:szCs w:val="24"/>
        </w:rPr>
      </w:pPr>
      <w:r w:rsidRPr="00083BC6">
        <w:rPr>
          <w:rFonts w:cs="Arial"/>
          <w:szCs w:val="24"/>
        </w:rPr>
        <w:t>What is the best machine learning model for predicting surface temperature (TSK) in Scarcliffe?</w:t>
      </w:r>
    </w:p>
    <w:p w14:paraId="1C23EE52" w14:textId="10495AAB" w:rsidR="004B5F51" w:rsidRPr="00083BC6" w:rsidRDefault="004B5F51" w:rsidP="00967E8D">
      <w:pPr>
        <w:pStyle w:val="ListParagraph"/>
        <w:numPr>
          <w:ilvl w:val="0"/>
          <w:numId w:val="15"/>
        </w:numPr>
        <w:spacing w:line="360" w:lineRule="auto"/>
        <w:jc w:val="both"/>
        <w:rPr>
          <w:rFonts w:cs="Arial"/>
          <w:szCs w:val="24"/>
        </w:rPr>
      </w:pPr>
      <w:r w:rsidRPr="00083BC6">
        <w:rPr>
          <w:rFonts w:cs="Arial"/>
          <w:szCs w:val="24"/>
        </w:rPr>
        <w:t>Can machine learning regression models capture the complex relationship between meteorological variables and produce accurate predictions for temperature, pressure, humidity, and wind speed at Scarcliffe?</w:t>
      </w:r>
    </w:p>
    <w:p w14:paraId="5F5B0844" w14:textId="77777777" w:rsidR="004C177A" w:rsidRPr="00083BC6" w:rsidRDefault="004C177A" w:rsidP="004C177A">
      <w:pPr>
        <w:spacing w:line="360" w:lineRule="auto"/>
        <w:jc w:val="both"/>
        <w:rPr>
          <w:rFonts w:cs="Arial"/>
          <w:szCs w:val="24"/>
        </w:rPr>
      </w:pPr>
    </w:p>
    <w:p w14:paraId="1B1CDAE3" w14:textId="21A4FDCF" w:rsidR="004C177A" w:rsidRPr="00083BC6" w:rsidRDefault="00F47164" w:rsidP="00B53BC3">
      <w:pPr>
        <w:pStyle w:val="Heading2"/>
        <w:numPr>
          <w:ilvl w:val="1"/>
          <w:numId w:val="17"/>
        </w:numPr>
        <w:spacing w:line="360" w:lineRule="auto"/>
        <w:jc w:val="both"/>
        <w:rPr>
          <w:rFonts w:ascii="Arial" w:hAnsi="Arial" w:cs="Arial"/>
          <w:b/>
          <w:bCs/>
          <w:sz w:val="24"/>
          <w:szCs w:val="24"/>
        </w:rPr>
      </w:pPr>
      <w:bookmarkStart w:id="29" w:name="_Toc166698986"/>
      <w:bookmarkStart w:id="30" w:name="_Toc168323957"/>
      <w:r w:rsidRPr="00083BC6">
        <w:rPr>
          <w:rFonts w:ascii="Arial" w:hAnsi="Arial" w:cs="Arial"/>
          <w:b/>
          <w:bCs/>
          <w:sz w:val="24"/>
          <w:szCs w:val="24"/>
        </w:rPr>
        <w:t>DATA UN</w:t>
      </w:r>
      <w:r w:rsidR="00474B08" w:rsidRPr="00083BC6">
        <w:rPr>
          <w:rFonts w:ascii="Arial" w:hAnsi="Arial" w:cs="Arial"/>
          <w:b/>
          <w:bCs/>
          <w:sz w:val="24"/>
          <w:szCs w:val="24"/>
        </w:rPr>
        <w:t>DERSTANDING</w:t>
      </w:r>
      <w:bookmarkEnd w:id="29"/>
      <w:bookmarkEnd w:id="30"/>
    </w:p>
    <w:p w14:paraId="061C1AD8" w14:textId="45989AD1" w:rsidR="000538D3" w:rsidRPr="00083BC6" w:rsidRDefault="00BB2AC3" w:rsidP="00B53BC3">
      <w:pPr>
        <w:pStyle w:val="Heading3"/>
        <w:numPr>
          <w:ilvl w:val="2"/>
          <w:numId w:val="17"/>
        </w:numPr>
        <w:spacing w:line="360" w:lineRule="auto"/>
        <w:jc w:val="both"/>
        <w:rPr>
          <w:rFonts w:cs="Arial"/>
          <w:b/>
          <w:bCs/>
          <w:sz w:val="24"/>
          <w:szCs w:val="24"/>
        </w:rPr>
      </w:pPr>
      <w:bookmarkStart w:id="31" w:name="_Toc166698987"/>
      <w:bookmarkStart w:id="32" w:name="_Toc168323958"/>
      <w:r w:rsidRPr="00083BC6">
        <w:rPr>
          <w:rFonts w:cs="Arial"/>
          <w:b/>
          <w:bCs/>
          <w:sz w:val="24"/>
          <w:szCs w:val="24"/>
        </w:rPr>
        <w:t>About Dataset</w:t>
      </w:r>
      <w:bookmarkEnd w:id="31"/>
      <w:bookmarkEnd w:id="32"/>
    </w:p>
    <w:p w14:paraId="1F132D29" w14:textId="309004C2" w:rsidR="000538D3" w:rsidRPr="00083BC6" w:rsidRDefault="000538D3" w:rsidP="000538D3">
      <w:pPr>
        <w:spacing w:after="0" w:line="360" w:lineRule="auto"/>
        <w:jc w:val="both"/>
        <w:rPr>
          <w:rFonts w:cs="Arial"/>
          <w:szCs w:val="24"/>
        </w:rPr>
      </w:pPr>
      <w:r w:rsidRPr="00083BC6">
        <w:rPr>
          <w:rFonts w:cs="Arial"/>
          <w:szCs w:val="24"/>
        </w:rPr>
        <w:t>The data chosen for this assessment talks about weather research and Forecasting in May 2018 of various regions from which I extracted my Scarcliffe, UK dataset for my analysis. The dataset raw dataset was downloaded from my Data Science course Moodle:</w:t>
      </w:r>
    </w:p>
    <w:p w14:paraId="3DB85363" w14:textId="77777777" w:rsidR="000538D3" w:rsidRPr="00083BC6" w:rsidRDefault="000538D3" w:rsidP="000538D3">
      <w:pPr>
        <w:spacing w:after="0" w:line="360" w:lineRule="auto"/>
        <w:jc w:val="both"/>
        <w:rPr>
          <w:rFonts w:cs="Arial"/>
          <w:szCs w:val="24"/>
        </w:rPr>
      </w:pPr>
      <w:r w:rsidRPr="00083BC6">
        <w:rPr>
          <w:rFonts w:cs="Arial"/>
          <w:szCs w:val="24"/>
        </w:rPr>
        <w:t>URL: (</w:t>
      </w:r>
      <w:hyperlink r:id="rId9" w:history="1">
        <w:r w:rsidRPr="00083BC6">
          <w:rPr>
            <w:rStyle w:val="Hyperlink"/>
            <w:rFonts w:cs="Arial"/>
            <w:szCs w:val="24"/>
          </w:rPr>
          <w:t>https://moodle.bolton.ac.uk/mod/resource/view.php?id=2241359</w:t>
        </w:r>
      </w:hyperlink>
      <w:r w:rsidRPr="00083BC6">
        <w:rPr>
          <w:rFonts w:cs="Arial"/>
          <w:szCs w:val="24"/>
        </w:rPr>
        <w:t>)</w:t>
      </w:r>
    </w:p>
    <w:p w14:paraId="6363E078" w14:textId="77777777" w:rsidR="000538D3" w:rsidRPr="00083BC6" w:rsidRDefault="000538D3" w:rsidP="000538D3">
      <w:pPr>
        <w:spacing w:after="0" w:line="360" w:lineRule="auto"/>
        <w:jc w:val="both"/>
        <w:rPr>
          <w:rFonts w:cs="Arial"/>
          <w:szCs w:val="24"/>
        </w:rPr>
      </w:pPr>
    </w:p>
    <w:p w14:paraId="63806AEE" w14:textId="18C2A0A9" w:rsidR="0094366A" w:rsidRPr="00083BC6" w:rsidRDefault="000538D3" w:rsidP="006F35C2">
      <w:pPr>
        <w:spacing w:after="0" w:line="360" w:lineRule="auto"/>
        <w:jc w:val="both"/>
        <w:rPr>
          <w:rFonts w:cs="Arial"/>
          <w:szCs w:val="24"/>
        </w:rPr>
      </w:pPr>
      <w:r w:rsidRPr="00083BC6">
        <w:rPr>
          <w:rFonts w:cs="Arial"/>
          <w:szCs w:val="24"/>
        </w:rPr>
        <w:t xml:space="preserve">There are 5,451 rows and 2,482 columns in the raw dataset, notable columns are: XLAT, XLONG, TSK, PSFC, U10, V10, Q2, RAINC, RAINNC, SNOW, TSLB, SMOIS. The remaining columns are repetition of the above listed columns. First row contains </w:t>
      </w:r>
      <w:r w:rsidR="001151A1" w:rsidRPr="00083BC6">
        <w:rPr>
          <w:rFonts w:cs="Arial"/>
          <w:szCs w:val="24"/>
        </w:rPr>
        <w:t>the spread</w:t>
      </w:r>
      <w:r w:rsidRPr="00083BC6">
        <w:rPr>
          <w:rFonts w:cs="Arial"/>
          <w:szCs w:val="24"/>
        </w:rPr>
        <w:t xml:space="preserve"> out of the time and date. I will be showing step by step of how I reconstruct the whole dataset, and how I got my specific location: Scarcliffe. I </w:t>
      </w:r>
      <w:r w:rsidR="00543701" w:rsidRPr="00083BC6">
        <w:rPr>
          <w:rFonts w:cs="Arial"/>
          <w:szCs w:val="24"/>
        </w:rPr>
        <w:t>made use of google</w:t>
      </w:r>
      <w:r w:rsidRPr="00083BC6">
        <w:rPr>
          <w:rFonts w:cs="Arial"/>
          <w:szCs w:val="24"/>
        </w:rPr>
        <w:t xml:space="preserve"> map to check the XLAT and XLONG of various location before getting my </w:t>
      </w:r>
      <w:proofErr w:type="spellStart"/>
      <w:r w:rsidRPr="00083BC6">
        <w:rPr>
          <w:rFonts w:cs="Arial"/>
          <w:szCs w:val="24"/>
        </w:rPr>
        <w:t>Scarcliffe</w:t>
      </w:r>
      <w:proofErr w:type="spellEnd"/>
      <w:r w:rsidRPr="00083BC6">
        <w:rPr>
          <w:rFonts w:cs="Arial"/>
          <w:szCs w:val="24"/>
        </w:rPr>
        <w:t xml:space="preserve"> location, XLAT = 53,227 and XLONG = -1,224</w:t>
      </w:r>
      <w:r w:rsidR="004961E2" w:rsidRPr="00083BC6">
        <w:rPr>
          <w:rFonts w:cs="Arial"/>
          <w:szCs w:val="24"/>
        </w:rPr>
        <w:t>.</w:t>
      </w:r>
    </w:p>
    <w:p w14:paraId="43652256" w14:textId="77777777" w:rsidR="001A5C4D" w:rsidRPr="00083BC6" w:rsidRDefault="008406BA" w:rsidP="001A5C4D">
      <w:pPr>
        <w:keepNext/>
      </w:pPr>
      <w:r w:rsidRPr="00083BC6">
        <w:rPr>
          <w:noProof/>
        </w:rPr>
        <w:lastRenderedPageBreak/>
        <w:drawing>
          <wp:inline distT="0" distB="0" distL="0" distR="0" wp14:anchorId="10BC1838" wp14:editId="2B0B7251">
            <wp:extent cx="6127750" cy="2607310"/>
            <wp:effectExtent l="0" t="0" r="6350" b="2540"/>
            <wp:docPr id="1209080677"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71" name="Picture 2" descr="A screenshot of a compute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7750" cy="2607310"/>
                    </a:xfrm>
                    <a:prstGeom prst="rect">
                      <a:avLst/>
                    </a:prstGeom>
                  </pic:spPr>
                </pic:pic>
              </a:graphicData>
            </a:graphic>
          </wp:inline>
        </w:drawing>
      </w:r>
    </w:p>
    <w:p w14:paraId="69EAEEDD" w14:textId="6AF4662C" w:rsidR="002B01C4" w:rsidRPr="00083BC6" w:rsidRDefault="001A5C4D" w:rsidP="001A5C4D">
      <w:pPr>
        <w:pStyle w:val="Caption"/>
        <w:rPr>
          <w:rFonts w:cs="Arial"/>
          <w:i w:val="0"/>
          <w:iCs w:val="0"/>
          <w:sz w:val="24"/>
          <w:szCs w:val="24"/>
        </w:rPr>
      </w:pPr>
      <w:bookmarkStart w:id="33" w:name="_Toc168323981"/>
      <w:r w:rsidRPr="00083BC6">
        <w:rPr>
          <w:rFonts w:cs="Arial"/>
          <w:i w:val="0"/>
          <w:iCs w:val="0"/>
          <w:sz w:val="24"/>
          <w:szCs w:val="24"/>
        </w:rPr>
        <w:t xml:space="preserve">Figure </w:t>
      </w:r>
      <w:r w:rsidRPr="00083BC6">
        <w:rPr>
          <w:rFonts w:cs="Arial"/>
          <w:i w:val="0"/>
          <w:iCs w:val="0"/>
          <w:sz w:val="24"/>
          <w:szCs w:val="24"/>
        </w:rPr>
        <w:fldChar w:fldCharType="begin"/>
      </w:r>
      <w:r w:rsidRPr="00083BC6">
        <w:rPr>
          <w:rFonts w:cs="Arial"/>
          <w:i w:val="0"/>
          <w:iCs w:val="0"/>
          <w:sz w:val="24"/>
          <w:szCs w:val="24"/>
        </w:rPr>
        <w:instrText xml:space="preserve"> SEQ Figure \* ARABIC </w:instrText>
      </w:r>
      <w:r w:rsidRPr="00083BC6">
        <w:rPr>
          <w:rFonts w:cs="Arial"/>
          <w:i w:val="0"/>
          <w:iCs w:val="0"/>
          <w:sz w:val="24"/>
          <w:szCs w:val="24"/>
        </w:rPr>
        <w:fldChar w:fldCharType="separate"/>
      </w:r>
      <w:r w:rsidR="002F2214">
        <w:rPr>
          <w:rFonts w:cs="Arial"/>
          <w:i w:val="0"/>
          <w:iCs w:val="0"/>
          <w:noProof/>
          <w:sz w:val="24"/>
          <w:szCs w:val="24"/>
        </w:rPr>
        <w:t>1</w:t>
      </w:r>
      <w:r w:rsidRPr="00083BC6">
        <w:rPr>
          <w:rFonts w:cs="Arial"/>
          <w:i w:val="0"/>
          <w:iCs w:val="0"/>
          <w:sz w:val="24"/>
          <w:szCs w:val="24"/>
        </w:rPr>
        <w:fldChar w:fldCharType="end"/>
      </w:r>
      <w:r w:rsidRPr="00083BC6">
        <w:rPr>
          <w:rFonts w:cs="Arial"/>
          <w:i w:val="0"/>
          <w:iCs w:val="0"/>
          <w:sz w:val="24"/>
          <w:szCs w:val="24"/>
        </w:rPr>
        <w:t xml:space="preserve">.  Snippet of the </w:t>
      </w:r>
      <w:r w:rsidR="00B255C0" w:rsidRPr="00083BC6">
        <w:rPr>
          <w:rFonts w:cs="Arial"/>
          <w:i w:val="0"/>
          <w:iCs w:val="0"/>
          <w:sz w:val="24"/>
          <w:szCs w:val="24"/>
        </w:rPr>
        <w:t>R</w:t>
      </w:r>
      <w:r w:rsidRPr="00083BC6">
        <w:rPr>
          <w:rFonts w:cs="Arial"/>
          <w:i w:val="0"/>
          <w:iCs w:val="0"/>
          <w:sz w:val="24"/>
          <w:szCs w:val="24"/>
        </w:rPr>
        <w:t>aw Weather Research &amp; Forecasting Dataset</w:t>
      </w:r>
      <w:bookmarkEnd w:id="33"/>
    </w:p>
    <w:p w14:paraId="4BDA902E" w14:textId="0B66C0EC" w:rsidR="003A08BA" w:rsidRPr="00083BC6" w:rsidRDefault="002B01C4" w:rsidP="00D94391">
      <w:pPr>
        <w:spacing w:line="360" w:lineRule="auto"/>
        <w:rPr>
          <w:rFonts w:cs="Arial"/>
          <w:szCs w:val="24"/>
        </w:rPr>
      </w:pPr>
      <w:r w:rsidRPr="00083BC6">
        <w:rPr>
          <w:rFonts w:cs="Arial"/>
          <w:szCs w:val="24"/>
        </w:rPr>
        <w:t>Source: Course Moodle (</w:t>
      </w:r>
      <w:hyperlink r:id="rId11" w:history="1">
        <w:r w:rsidRPr="00083BC6">
          <w:rPr>
            <w:rStyle w:val="Hyperlink"/>
            <w:rFonts w:cs="Arial"/>
            <w:szCs w:val="24"/>
          </w:rPr>
          <w:t>https://moodle.bolton.ac.uk/mod/resource/view.php?id=2241359</w:t>
        </w:r>
      </w:hyperlink>
      <w:r w:rsidRPr="00083BC6">
        <w:rPr>
          <w:rFonts w:cs="Arial"/>
          <w:szCs w:val="24"/>
        </w:rPr>
        <w:t>)</w:t>
      </w:r>
    </w:p>
    <w:p w14:paraId="61DEBFDC" w14:textId="30BCB41B" w:rsidR="00481C25" w:rsidRPr="00083BC6" w:rsidRDefault="00145683" w:rsidP="00543701">
      <w:pPr>
        <w:pStyle w:val="Heading2"/>
        <w:numPr>
          <w:ilvl w:val="1"/>
          <w:numId w:val="17"/>
        </w:numPr>
        <w:spacing w:line="360" w:lineRule="auto"/>
        <w:jc w:val="both"/>
        <w:rPr>
          <w:rFonts w:ascii="Arial" w:hAnsi="Arial" w:cs="Arial"/>
          <w:b/>
          <w:bCs/>
          <w:sz w:val="24"/>
          <w:szCs w:val="24"/>
        </w:rPr>
      </w:pPr>
      <w:bookmarkStart w:id="34" w:name="_Toc166698990"/>
      <w:bookmarkStart w:id="35" w:name="_Toc168323959"/>
      <w:r w:rsidRPr="00083BC6">
        <w:rPr>
          <w:rFonts w:ascii="Arial" w:hAnsi="Arial" w:cs="Arial"/>
          <w:b/>
          <w:bCs/>
          <w:sz w:val="24"/>
          <w:szCs w:val="24"/>
        </w:rPr>
        <w:t xml:space="preserve">DATA </w:t>
      </w:r>
      <w:r w:rsidR="00481C25" w:rsidRPr="00083BC6">
        <w:rPr>
          <w:rFonts w:ascii="Arial" w:hAnsi="Arial" w:cs="Arial"/>
          <w:b/>
          <w:bCs/>
          <w:sz w:val="24"/>
          <w:szCs w:val="24"/>
        </w:rPr>
        <w:t>PREPARATION:</w:t>
      </w:r>
      <w:bookmarkEnd w:id="34"/>
      <w:bookmarkEnd w:id="35"/>
      <w:r w:rsidR="00481C25" w:rsidRPr="00083BC6">
        <w:rPr>
          <w:rFonts w:ascii="Arial" w:hAnsi="Arial" w:cs="Arial"/>
          <w:b/>
          <w:bCs/>
          <w:sz w:val="24"/>
          <w:szCs w:val="24"/>
        </w:rPr>
        <w:t xml:space="preserve"> </w:t>
      </w:r>
    </w:p>
    <w:p w14:paraId="2E794752" w14:textId="298A6337" w:rsidR="000660D0" w:rsidRPr="00083BC6" w:rsidRDefault="00481C25" w:rsidP="00723196">
      <w:pPr>
        <w:spacing w:line="360" w:lineRule="auto"/>
        <w:jc w:val="both"/>
        <w:rPr>
          <w:rFonts w:cs="Arial"/>
          <w:szCs w:val="24"/>
        </w:rPr>
      </w:pPr>
      <w:r w:rsidRPr="00083BC6">
        <w:rPr>
          <w:rFonts w:cs="Arial"/>
          <w:szCs w:val="24"/>
        </w:rPr>
        <w:t xml:space="preserve">Step by step documentation and visualisation of how we transformed the raw data into meaningful data </w:t>
      </w:r>
      <w:r w:rsidR="00227F2A" w:rsidRPr="00083BC6">
        <w:rPr>
          <w:rFonts w:cs="Arial"/>
          <w:szCs w:val="24"/>
        </w:rPr>
        <w:t xml:space="preserve">suitable for </w:t>
      </w:r>
      <w:r w:rsidRPr="00083BC6">
        <w:rPr>
          <w:rFonts w:cs="Arial"/>
          <w:szCs w:val="24"/>
        </w:rPr>
        <w:t>our analysis will be done here</w:t>
      </w:r>
      <w:r w:rsidR="00723196" w:rsidRPr="00083BC6">
        <w:rPr>
          <w:rFonts w:cs="Arial"/>
          <w:szCs w:val="24"/>
        </w:rPr>
        <w:t>. During this phase, the data is cleaned, transformed, and pre-processed as needed before being analysed. Handling missing values, encoding categorical variables, scaling features, and separating the data into training and testing sets are some of the possible tasks.</w:t>
      </w:r>
      <w:r w:rsidR="00406260" w:rsidRPr="00083BC6">
        <w:rPr>
          <w:rFonts w:cs="Arial"/>
          <w:szCs w:val="24"/>
        </w:rPr>
        <w:t xml:space="preserve"> </w:t>
      </w:r>
      <w:r w:rsidR="00A12941" w:rsidRPr="00083BC6">
        <w:rPr>
          <w:rFonts w:cs="Arial"/>
          <w:szCs w:val="24"/>
        </w:rPr>
        <w:t xml:space="preserve">I carried out all </w:t>
      </w:r>
      <w:r w:rsidR="009D5828" w:rsidRPr="00083BC6">
        <w:rPr>
          <w:rFonts w:cs="Arial"/>
          <w:szCs w:val="24"/>
        </w:rPr>
        <w:t>my data preprocessing and analysis on R</w:t>
      </w:r>
      <w:r w:rsidR="00216E46" w:rsidRPr="00083BC6">
        <w:rPr>
          <w:rFonts w:cs="Arial"/>
          <w:szCs w:val="24"/>
        </w:rPr>
        <w:t>Studio</w:t>
      </w:r>
      <w:r w:rsidR="00D007CE" w:rsidRPr="00083BC6">
        <w:rPr>
          <w:rFonts w:cs="Arial"/>
          <w:szCs w:val="24"/>
        </w:rPr>
        <w:t>,</w:t>
      </w:r>
      <w:r w:rsidR="008A34F1" w:rsidRPr="00083BC6">
        <w:rPr>
          <w:rFonts w:cs="Arial"/>
          <w:szCs w:val="24"/>
        </w:rPr>
        <w:t xml:space="preserve"> an integrated Development Environment (IDE)</w:t>
      </w:r>
      <w:r w:rsidR="0064296F" w:rsidRPr="00083BC6">
        <w:rPr>
          <w:rFonts w:cs="Arial"/>
          <w:szCs w:val="24"/>
        </w:rPr>
        <w:t>, It offers an intuitive interface that simplifies the writing, running, and debugging of R code.</w:t>
      </w:r>
    </w:p>
    <w:p w14:paraId="5BF4351E" w14:textId="7786E85D" w:rsidR="006B35CB" w:rsidRPr="00083BC6" w:rsidRDefault="00140775" w:rsidP="00022E20">
      <w:pPr>
        <w:pStyle w:val="Heading2"/>
        <w:spacing w:line="360" w:lineRule="auto"/>
        <w:ind w:left="720"/>
        <w:rPr>
          <w:rFonts w:ascii="Arial" w:hAnsi="Arial" w:cs="Arial"/>
          <w:b/>
          <w:bCs/>
          <w:sz w:val="24"/>
          <w:szCs w:val="24"/>
        </w:rPr>
      </w:pPr>
      <w:bookmarkStart w:id="36" w:name="_Toc166698991"/>
      <w:bookmarkStart w:id="37" w:name="_Toc168323960"/>
      <w:r w:rsidRPr="00083BC6">
        <w:rPr>
          <w:rFonts w:ascii="Arial" w:hAnsi="Arial" w:cs="Arial"/>
          <w:b/>
          <w:bCs/>
          <w:sz w:val="24"/>
          <w:szCs w:val="24"/>
        </w:rPr>
        <w:t>Brief:</w:t>
      </w:r>
      <w:bookmarkEnd w:id="36"/>
      <w:bookmarkEnd w:id="37"/>
    </w:p>
    <w:p w14:paraId="4E556A0A" w14:textId="52109D45" w:rsidR="003D0538" w:rsidRPr="00083BC6" w:rsidRDefault="000660D0" w:rsidP="00723196">
      <w:pPr>
        <w:spacing w:line="360" w:lineRule="auto"/>
        <w:jc w:val="both"/>
        <w:rPr>
          <w:rFonts w:cs="Arial"/>
          <w:szCs w:val="24"/>
        </w:rPr>
      </w:pPr>
      <w:r w:rsidRPr="00083BC6">
        <w:rPr>
          <w:rFonts w:cs="Arial"/>
          <w:szCs w:val="24"/>
        </w:rPr>
        <w:t xml:space="preserve">Looking at </w:t>
      </w:r>
      <w:r w:rsidR="00D508FD" w:rsidRPr="00083BC6">
        <w:rPr>
          <w:rFonts w:cs="Arial"/>
          <w:szCs w:val="24"/>
        </w:rPr>
        <w:t>the</w:t>
      </w:r>
      <w:r w:rsidRPr="00083BC6">
        <w:rPr>
          <w:rFonts w:cs="Arial"/>
          <w:szCs w:val="24"/>
        </w:rPr>
        <w:t xml:space="preserve"> </w:t>
      </w:r>
      <w:r w:rsidR="00652BA7" w:rsidRPr="00083BC6">
        <w:rPr>
          <w:rFonts w:cs="Arial"/>
          <w:szCs w:val="24"/>
        </w:rPr>
        <w:t>“Weather Research &amp; Forecasting</w:t>
      </w:r>
      <w:r w:rsidR="00D508FD" w:rsidRPr="00083BC6">
        <w:rPr>
          <w:rFonts w:cs="Arial"/>
          <w:szCs w:val="24"/>
        </w:rPr>
        <w:t xml:space="preserve">” dataset, I understand </w:t>
      </w:r>
      <w:r w:rsidR="00D871CD" w:rsidRPr="00083BC6">
        <w:rPr>
          <w:rFonts w:cs="Arial"/>
          <w:szCs w:val="24"/>
        </w:rPr>
        <w:t>the first thing I need to do is to restruct</w:t>
      </w:r>
      <w:r w:rsidR="00022E20" w:rsidRPr="00083BC6">
        <w:rPr>
          <w:rFonts w:cs="Arial"/>
          <w:szCs w:val="24"/>
        </w:rPr>
        <w:t>ure</w:t>
      </w:r>
      <w:r w:rsidR="00D871CD" w:rsidRPr="00083BC6">
        <w:rPr>
          <w:rFonts w:cs="Arial"/>
          <w:szCs w:val="24"/>
        </w:rPr>
        <w:t xml:space="preserve"> the data as it was not well arranged at the point of download.</w:t>
      </w:r>
      <w:r w:rsidR="00022E20" w:rsidRPr="00083BC6">
        <w:rPr>
          <w:rFonts w:cs="Arial"/>
          <w:szCs w:val="24"/>
        </w:rPr>
        <w:t xml:space="preserve"> </w:t>
      </w:r>
      <w:r w:rsidR="007F784C" w:rsidRPr="00083BC6">
        <w:rPr>
          <w:rFonts w:cs="Arial"/>
          <w:szCs w:val="24"/>
        </w:rPr>
        <w:t xml:space="preserve">Firstly, I used </w:t>
      </w:r>
      <w:proofErr w:type="gramStart"/>
      <w:r w:rsidR="007F784C" w:rsidRPr="00083BC6">
        <w:rPr>
          <w:rFonts w:cs="Arial"/>
          <w:szCs w:val="24"/>
        </w:rPr>
        <w:t>google</w:t>
      </w:r>
      <w:proofErr w:type="gramEnd"/>
      <w:r w:rsidR="007F784C" w:rsidRPr="00083BC6">
        <w:rPr>
          <w:rFonts w:cs="Arial"/>
          <w:szCs w:val="24"/>
        </w:rPr>
        <w:t xml:space="preserve"> map to get my preffered location using the Longitude and Latitude, my location is Scarcliffe, Derbyshire</w:t>
      </w:r>
      <w:r w:rsidR="00996D02" w:rsidRPr="00083BC6">
        <w:rPr>
          <w:rFonts w:cs="Arial"/>
          <w:szCs w:val="24"/>
        </w:rPr>
        <w:t>.</w:t>
      </w:r>
      <w:r w:rsidR="007F784C" w:rsidRPr="00083BC6">
        <w:rPr>
          <w:rFonts w:cs="Arial"/>
          <w:szCs w:val="24"/>
        </w:rPr>
        <w:t xml:space="preserve"> </w:t>
      </w:r>
      <w:r w:rsidR="00996D02" w:rsidRPr="00083BC6">
        <w:rPr>
          <w:rFonts w:cs="Arial"/>
          <w:szCs w:val="24"/>
        </w:rPr>
        <w:t>Th</w:t>
      </w:r>
      <w:r w:rsidR="007F784C" w:rsidRPr="00083BC6">
        <w:rPr>
          <w:rFonts w:cs="Arial"/>
          <w:szCs w:val="24"/>
        </w:rPr>
        <w:t xml:space="preserve">e </w:t>
      </w:r>
      <w:r w:rsidR="00996D02" w:rsidRPr="00083BC6">
        <w:rPr>
          <w:rFonts w:cs="Arial"/>
          <w:szCs w:val="24"/>
        </w:rPr>
        <w:t xml:space="preserve">dataset contains </w:t>
      </w:r>
      <w:r w:rsidR="007F784C" w:rsidRPr="00083BC6">
        <w:rPr>
          <w:rFonts w:cs="Arial"/>
          <w:szCs w:val="24"/>
        </w:rPr>
        <w:t>total of 2,482 columns as explained earlier, my understanding of the dataset is that, we have just 12 major columns</w:t>
      </w:r>
      <w:r w:rsidR="00B67474" w:rsidRPr="00083BC6">
        <w:rPr>
          <w:rFonts w:cs="Arial"/>
          <w:szCs w:val="24"/>
        </w:rPr>
        <w:t xml:space="preserve"> – </w:t>
      </w:r>
      <w:r w:rsidR="00617774" w:rsidRPr="00083BC6">
        <w:rPr>
          <w:rFonts w:cs="Arial"/>
          <w:szCs w:val="24"/>
        </w:rPr>
        <w:t xml:space="preserve">XLAT, XLONG, </w:t>
      </w:r>
      <w:r w:rsidR="00B67474" w:rsidRPr="00083BC6">
        <w:rPr>
          <w:rFonts w:cs="Arial"/>
          <w:szCs w:val="24"/>
        </w:rPr>
        <w:t xml:space="preserve">TSK, PSFC, </w:t>
      </w:r>
      <w:r w:rsidR="00E21E59" w:rsidRPr="00083BC6">
        <w:rPr>
          <w:rFonts w:cs="Arial"/>
          <w:szCs w:val="24"/>
        </w:rPr>
        <w:t xml:space="preserve">u10, v10, Q2, RAINC, RAINNC, </w:t>
      </w:r>
      <w:r w:rsidR="007D2A2B" w:rsidRPr="00083BC6">
        <w:rPr>
          <w:rFonts w:cs="Arial"/>
          <w:szCs w:val="24"/>
        </w:rPr>
        <w:t xml:space="preserve">SNOW, </w:t>
      </w:r>
      <w:r w:rsidR="00E21E59" w:rsidRPr="00083BC6">
        <w:rPr>
          <w:rFonts w:cs="Arial"/>
          <w:szCs w:val="24"/>
        </w:rPr>
        <w:t>TSLB</w:t>
      </w:r>
      <w:r w:rsidR="007F784C" w:rsidRPr="00083BC6">
        <w:rPr>
          <w:rFonts w:cs="Arial"/>
          <w:szCs w:val="24"/>
        </w:rPr>
        <w:t>,</w:t>
      </w:r>
      <w:r w:rsidR="007D2A2B" w:rsidRPr="00083BC6">
        <w:rPr>
          <w:rFonts w:cs="Arial"/>
          <w:szCs w:val="24"/>
        </w:rPr>
        <w:t xml:space="preserve"> and SMOIS,</w:t>
      </w:r>
      <w:r w:rsidR="007F784C" w:rsidRPr="00083BC6">
        <w:rPr>
          <w:rFonts w:cs="Arial"/>
          <w:szCs w:val="24"/>
        </w:rPr>
        <w:t xml:space="preserve"> other columns are </w:t>
      </w:r>
      <w:proofErr w:type="spellStart"/>
      <w:r w:rsidR="007F784C" w:rsidRPr="00083BC6">
        <w:rPr>
          <w:rFonts w:cs="Arial"/>
          <w:szCs w:val="24"/>
        </w:rPr>
        <w:t>repition</w:t>
      </w:r>
      <w:proofErr w:type="spellEnd"/>
      <w:r w:rsidR="007F784C" w:rsidRPr="00083BC6">
        <w:rPr>
          <w:rFonts w:cs="Arial"/>
          <w:szCs w:val="24"/>
        </w:rPr>
        <w:t xml:space="preserve"> of </w:t>
      </w:r>
      <w:r w:rsidR="00EE471D" w:rsidRPr="00083BC6">
        <w:rPr>
          <w:rFonts w:cs="Arial"/>
          <w:szCs w:val="24"/>
        </w:rPr>
        <w:t xml:space="preserve">this </w:t>
      </w:r>
      <w:r w:rsidR="007F784C" w:rsidRPr="00083BC6">
        <w:rPr>
          <w:rFonts w:cs="Arial"/>
          <w:szCs w:val="24"/>
        </w:rPr>
        <w:t>10 columns excluding the XLAT and XLONG columns, which means we have to restructure it in a way that, we will break the whole 2,482 columns into list of groups with each group having 10 columns each, after which</w:t>
      </w:r>
      <w:r w:rsidR="00EE471D" w:rsidRPr="00083BC6">
        <w:rPr>
          <w:rFonts w:cs="Arial"/>
          <w:szCs w:val="24"/>
        </w:rPr>
        <w:t>,</w:t>
      </w:r>
      <w:r w:rsidR="007F784C" w:rsidRPr="00083BC6">
        <w:rPr>
          <w:rFonts w:cs="Arial"/>
          <w:szCs w:val="24"/>
        </w:rPr>
        <w:t xml:space="preserve"> we will bind them altogether.</w:t>
      </w:r>
      <w:r w:rsidR="00202969" w:rsidRPr="00083BC6">
        <w:rPr>
          <w:rFonts w:cs="Arial"/>
          <w:szCs w:val="24"/>
        </w:rPr>
        <w:t xml:space="preserve"> In the raw dataset, the first row is </w:t>
      </w:r>
      <w:r w:rsidR="00DC17A4" w:rsidRPr="00083BC6">
        <w:rPr>
          <w:rFonts w:cs="Arial"/>
          <w:szCs w:val="24"/>
        </w:rPr>
        <w:t>not</w:t>
      </w:r>
      <w:r w:rsidR="00202969" w:rsidRPr="00083BC6">
        <w:rPr>
          <w:rFonts w:cs="Arial"/>
          <w:szCs w:val="24"/>
        </w:rPr>
        <w:t xml:space="preserve"> our header,</w:t>
      </w:r>
      <w:r w:rsidR="004B3CC3" w:rsidRPr="00083BC6">
        <w:rPr>
          <w:rFonts w:cs="Arial"/>
          <w:szCs w:val="24"/>
        </w:rPr>
        <w:t xml:space="preserve"> those are our time and date column which we </w:t>
      </w:r>
      <w:proofErr w:type="gramStart"/>
      <w:r w:rsidR="004B3CC3" w:rsidRPr="00083BC6">
        <w:rPr>
          <w:rFonts w:cs="Arial"/>
          <w:szCs w:val="24"/>
        </w:rPr>
        <w:t>have to</w:t>
      </w:r>
      <w:proofErr w:type="gramEnd"/>
      <w:r w:rsidR="004B3CC3" w:rsidRPr="00083BC6">
        <w:rPr>
          <w:rFonts w:cs="Arial"/>
          <w:szCs w:val="24"/>
        </w:rPr>
        <w:t xml:space="preserve"> restructure as a column</w:t>
      </w:r>
      <w:r w:rsidR="00F11D74" w:rsidRPr="00083BC6">
        <w:rPr>
          <w:rFonts w:cs="Arial"/>
          <w:szCs w:val="24"/>
        </w:rPr>
        <w:t>,</w:t>
      </w:r>
      <w:r w:rsidR="00485FDB" w:rsidRPr="00083BC6">
        <w:rPr>
          <w:rFonts w:cs="Arial"/>
          <w:szCs w:val="24"/>
        </w:rPr>
        <w:t xml:space="preserve"> step by step on how I achieved this will be shown below.</w:t>
      </w:r>
    </w:p>
    <w:p w14:paraId="5C13921F" w14:textId="57378DC0" w:rsidR="00B012BB" w:rsidRPr="00083BC6" w:rsidRDefault="002439F5" w:rsidP="00164439">
      <w:pPr>
        <w:pStyle w:val="Heading3"/>
        <w:numPr>
          <w:ilvl w:val="2"/>
          <w:numId w:val="17"/>
        </w:numPr>
        <w:spacing w:line="360" w:lineRule="auto"/>
        <w:jc w:val="both"/>
        <w:rPr>
          <w:rFonts w:cs="Arial"/>
          <w:b/>
          <w:bCs/>
          <w:sz w:val="24"/>
          <w:szCs w:val="24"/>
        </w:rPr>
      </w:pPr>
      <w:bookmarkStart w:id="38" w:name="_Toc166698992"/>
      <w:bookmarkStart w:id="39" w:name="_Toc168323961"/>
      <w:r w:rsidRPr="00083BC6">
        <w:rPr>
          <w:rFonts w:cs="Arial"/>
          <w:b/>
          <w:bCs/>
          <w:sz w:val="24"/>
          <w:szCs w:val="24"/>
        </w:rPr>
        <w:lastRenderedPageBreak/>
        <w:t>Import</w:t>
      </w:r>
      <w:r w:rsidR="00784996" w:rsidRPr="00083BC6">
        <w:rPr>
          <w:rFonts w:cs="Arial"/>
          <w:b/>
          <w:bCs/>
          <w:sz w:val="24"/>
          <w:szCs w:val="24"/>
        </w:rPr>
        <w:t xml:space="preserve">ing and Restructuring </w:t>
      </w:r>
      <w:r w:rsidR="00B012BB" w:rsidRPr="00083BC6">
        <w:rPr>
          <w:rFonts w:cs="Arial"/>
          <w:b/>
          <w:bCs/>
          <w:sz w:val="24"/>
          <w:szCs w:val="24"/>
        </w:rPr>
        <w:t xml:space="preserve">the </w:t>
      </w:r>
      <w:r w:rsidRPr="00083BC6">
        <w:rPr>
          <w:rFonts w:cs="Arial"/>
          <w:b/>
          <w:bCs/>
          <w:sz w:val="24"/>
          <w:szCs w:val="24"/>
        </w:rPr>
        <w:t>Data</w:t>
      </w:r>
      <w:bookmarkEnd w:id="38"/>
      <w:r w:rsidR="00784996" w:rsidRPr="00083BC6">
        <w:rPr>
          <w:rFonts w:cs="Arial"/>
          <w:b/>
          <w:bCs/>
          <w:sz w:val="24"/>
          <w:szCs w:val="24"/>
        </w:rPr>
        <w:t>set</w:t>
      </w:r>
      <w:bookmarkEnd w:id="39"/>
    </w:p>
    <w:p w14:paraId="01A814AA" w14:textId="253F84E9" w:rsidR="00302FDA" w:rsidRPr="00083BC6" w:rsidRDefault="004B10B5" w:rsidP="004B10B5">
      <w:pPr>
        <w:spacing w:line="360" w:lineRule="auto"/>
        <w:jc w:val="both"/>
        <w:rPr>
          <w:rFonts w:cs="Arial"/>
          <w:szCs w:val="24"/>
        </w:rPr>
      </w:pPr>
      <w:r w:rsidRPr="00083BC6">
        <w:rPr>
          <w:rFonts w:cs="Arial"/>
          <w:szCs w:val="24"/>
        </w:rPr>
        <w:t>Importing the downloaded raw data into R is the initial step in every data analysis job. We can use many functions to read the data into R depending on the format of the data. In this instance, the read.csv() function can be utilised as the downloaded</w:t>
      </w:r>
      <w:r w:rsidR="003B0762" w:rsidRPr="00083BC6">
        <w:rPr>
          <w:rFonts w:cs="Arial"/>
          <w:szCs w:val="24"/>
        </w:rPr>
        <w:t xml:space="preserve"> </w:t>
      </w:r>
      <w:r w:rsidRPr="00083BC6">
        <w:rPr>
          <w:rFonts w:cs="Arial"/>
          <w:szCs w:val="24"/>
        </w:rPr>
        <w:t>file is in CSV forma</w:t>
      </w:r>
      <w:r w:rsidR="00495B62" w:rsidRPr="00083BC6">
        <w:rPr>
          <w:rFonts w:cs="Arial"/>
          <w:szCs w:val="24"/>
        </w:rPr>
        <w:t>t,</w:t>
      </w:r>
      <w:r w:rsidR="00CF1B2B" w:rsidRPr="00083BC6">
        <w:rPr>
          <w:rFonts w:cs="Arial"/>
          <w:szCs w:val="24"/>
        </w:rPr>
        <w:t xml:space="preserve"> </w:t>
      </w:r>
      <w:r w:rsidR="00495B62" w:rsidRPr="00083BC6">
        <w:rPr>
          <w:rFonts w:cs="Arial"/>
          <w:szCs w:val="24"/>
        </w:rPr>
        <w:t>we can use View()</w:t>
      </w:r>
      <w:r w:rsidR="00CF1B2B" w:rsidRPr="00083BC6">
        <w:rPr>
          <w:rFonts w:cs="Arial"/>
          <w:szCs w:val="24"/>
        </w:rPr>
        <w:t xml:space="preserve"> function,</w:t>
      </w:r>
      <w:r w:rsidR="00CA36D6" w:rsidRPr="00083BC6">
        <w:rPr>
          <w:rFonts w:cs="Arial"/>
          <w:szCs w:val="24"/>
        </w:rPr>
        <w:t xml:space="preserve"> this will pop out in another table</w:t>
      </w:r>
      <w:r w:rsidR="00F26E0B" w:rsidRPr="00083BC6">
        <w:rPr>
          <w:rFonts w:cs="Arial"/>
          <w:szCs w:val="24"/>
        </w:rPr>
        <w:t xml:space="preserve"> </w:t>
      </w:r>
      <w:r w:rsidR="00302FDA" w:rsidRPr="00083BC6">
        <w:rPr>
          <w:rFonts w:cs="Arial"/>
          <w:szCs w:val="24"/>
        </w:rPr>
        <w:t>for us to view the values.</w:t>
      </w:r>
      <w:r w:rsidR="00841494" w:rsidRPr="00083BC6">
        <w:rPr>
          <w:rFonts w:cs="Arial"/>
          <w:szCs w:val="24"/>
        </w:rPr>
        <w:t xml:space="preserve"> </w:t>
      </w:r>
      <w:r w:rsidR="00BF087D" w:rsidRPr="00083BC6">
        <w:rPr>
          <w:rFonts w:cs="Arial"/>
          <w:szCs w:val="24"/>
        </w:rPr>
        <w:t xml:space="preserve">To use R seamlessly, there are libraries and </w:t>
      </w:r>
      <w:r w:rsidR="002F3BBE" w:rsidRPr="00083BC6">
        <w:rPr>
          <w:rFonts w:cs="Arial"/>
          <w:szCs w:val="24"/>
        </w:rPr>
        <w:t>packages</w:t>
      </w:r>
      <w:r w:rsidR="00BF087D" w:rsidRPr="00083BC6">
        <w:rPr>
          <w:rFonts w:cs="Arial"/>
          <w:szCs w:val="24"/>
        </w:rPr>
        <w:t xml:space="preserve"> we </w:t>
      </w:r>
      <w:r w:rsidR="00EB41A9" w:rsidRPr="00083BC6">
        <w:rPr>
          <w:rFonts w:cs="Arial"/>
          <w:szCs w:val="24"/>
        </w:rPr>
        <w:t>must</w:t>
      </w:r>
      <w:r w:rsidR="00BF087D" w:rsidRPr="00083BC6">
        <w:rPr>
          <w:rFonts w:cs="Arial"/>
          <w:szCs w:val="24"/>
        </w:rPr>
        <w:t xml:space="preserve"> download some of which are </w:t>
      </w:r>
      <w:proofErr w:type="spellStart"/>
      <w:r w:rsidR="006B4F72" w:rsidRPr="00083BC6">
        <w:rPr>
          <w:rFonts w:cs="Arial"/>
          <w:szCs w:val="24"/>
        </w:rPr>
        <w:t>tidyverse</w:t>
      </w:r>
      <w:proofErr w:type="spellEnd"/>
      <w:r w:rsidR="006B4F72" w:rsidRPr="00083BC6">
        <w:rPr>
          <w:rFonts w:cs="Arial"/>
          <w:szCs w:val="24"/>
        </w:rPr>
        <w:t xml:space="preserve">, </w:t>
      </w:r>
      <w:proofErr w:type="spellStart"/>
      <w:r w:rsidR="006B4F72" w:rsidRPr="00083BC6">
        <w:rPr>
          <w:rFonts w:cs="Arial"/>
          <w:szCs w:val="24"/>
        </w:rPr>
        <w:t>dplyr</w:t>
      </w:r>
      <w:proofErr w:type="spellEnd"/>
      <w:r w:rsidR="006B4F72" w:rsidRPr="00083BC6">
        <w:rPr>
          <w:rFonts w:cs="Arial"/>
          <w:szCs w:val="24"/>
        </w:rPr>
        <w:t xml:space="preserve">, ggplot2, zoo, </w:t>
      </w:r>
      <w:proofErr w:type="spellStart"/>
      <w:r w:rsidR="006B4F72" w:rsidRPr="00083BC6">
        <w:rPr>
          <w:rFonts w:cs="Arial"/>
          <w:szCs w:val="24"/>
        </w:rPr>
        <w:t>naniar</w:t>
      </w:r>
      <w:proofErr w:type="spellEnd"/>
      <w:r w:rsidR="006B4F72" w:rsidRPr="00083BC6">
        <w:rPr>
          <w:rFonts w:cs="Arial"/>
          <w:szCs w:val="24"/>
        </w:rPr>
        <w:t xml:space="preserve">, </w:t>
      </w:r>
      <w:proofErr w:type="spellStart"/>
      <w:r w:rsidR="006B4F72" w:rsidRPr="00083BC6">
        <w:rPr>
          <w:rFonts w:cs="Arial"/>
          <w:szCs w:val="24"/>
        </w:rPr>
        <w:t>corrplot</w:t>
      </w:r>
      <w:proofErr w:type="spellEnd"/>
      <w:r w:rsidR="003B6B13" w:rsidRPr="00083BC6">
        <w:rPr>
          <w:rFonts w:cs="Arial"/>
          <w:szCs w:val="24"/>
        </w:rPr>
        <w:t xml:space="preserve"> and so on.</w:t>
      </w:r>
    </w:p>
    <w:p w14:paraId="78ADE305" w14:textId="77777777" w:rsidR="0057244D" w:rsidRPr="00083BC6" w:rsidRDefault="0057244D" w:rsidP="0057244D">
      <w:pPr>
        <w:keepNext/>
        <w:spacing w:line="360" w:lineRule="auto"/>
        <w:jc w:val="both"/>
      </w:pPr>
      <w:r w:rsidRPr="00083BC6">
        <w:rPr>
          <w:rFonts w:cs="Arial"/>
          <w:noProof/>
          <w:szCs w:val="24"/>
        </w:rPr>
        <w:drawing>
          <wp:inline distT="0" distB="0" distL="0" distR="0" wp14:anchorId="33085A5C" wp14:editId="51C34446">
            <wp:extent cx="6188710" cy="1550035"/>
            <wp:effectExtent l="0" t="0" r="2540" b="0"/>
            <wp:docPr id="17849190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19068" name="Picture 1" descr="A screenshot of a computer"/>
                    <pic:cNvPicPr/>
                  </pic:nvPicPr>
                  <pic:blipFill>
                    <a:blip r:embed="rId12">
                      <a:extLst>
                        <a:ext uri="{28A0092B-C50C-407E-A947-70E740481C1C}">
                          <a14:useLocalDpi xmlns:a14="http://schemas.microsoft.com/office/drawing/2010/main" val="0"/>
                        </a:ext>
                      </a:extLst>
                    </a:blip>
                    <a:stretch>
                      <a:fillRect/>
                    </a:stretch>
                  </pic:blipFill>
                  <pic:spPr>
                    <a:xfrm>
                      <a:off x="0" y="0"/>
                      <a:ext cx="6188710" cy="1550035"/>
                    </a:xfrm>
                    <a:prstGeom prst="rect">
                      <a:avLst/>
                    </a:prstGeom>
                  </pic:spPr>
                </pic:pic>
              </a:graphicData>
            </a:graphic>
          </wp:inline>
        </w:drawing>
      </w:r>
    </w:p>
    <w:p w14:paraId="072FE2F4" w14:textId="6460F7DB" w:rsidR="00694721" w:rsidRPr="00083BC6" w:rsidRDefault="0057244D" w:rsidP="0057244D">
      <w:pPr>
        <w:pStyle w:val="Caption"/>
        <w:jc w:val="both"/>
        <w:rPr>
          <w:rFonts w:cs="Arial"/>
          <w:i w:val="0"/>
          <w:iCs w:val="0"/>
          <w:sz w:val="24"/>
          <w:szCs w:val="24"/>
        </w:rPr>
      </w:pPr>
      <w:bookmarkStart w:id="40" w:name="_Toc168323982"/>
      <w:r w:rsidRPr="00083BC6">
        <w:rPr>
          <w:rFonts w:cs="Arial"/>
          <w:i w:val="0"/>
          <w:iCs w:val="0"/>
          <w:sz w:val="24"/>
          <w:szCs w:val="24"/>
        </w:rPr>
        <w:t xml:space="preserve">Figure </w:t>
      </w:r>
      <w:r w:rsidRPr="00083BC6">
        <w:rPr>
          <w:rFonts w:cs="Arial"/>
          <w:i w:val="0"/>
          <w:iCs w:val="0"/>
          <w:sz w:val="24"/>
          <w:szCs w:val="24"/>
        </w:rPr>
        <w:fldChar w:fldCharType="begin"/>
      </w:r>
      <w:r w:rsidRPr="00083BC6">
        <w:rPr>
          <w:rFonts w:cs="Arial"/>
          <w:i w:val="0"/>
          <w:iCs w:val="0"/>
          <w:sz w:val="24"/>
          <w:szCs w:val="24"/>
        </w:rPr>
        <w:instrText xml:space="preserve"> SEQ Figure \* ARABIC </w:instrText>
      </w:r>
      <w:r w:rsidRPr="00083BC6">
        <w:rPr>
          <w:rFonts w:cs="Arial"/>
          <w:i w:val="0"/>
          <w:iCs w:val="0"/>
          <w:sz w:val="24"/>
          <w:szCs w:val="24"/>
        </w:rPr>
        <w:fldChar w:fldCharType="separate"/>
      </w:r>
      <w:r w:rsidR="002F2214">
        <w:rPr>
          <w:rFonts w:cs="Arial"/>
          <w:i w:val="0"/>
          <w:iCs w:val="0"/>
          <w:noProof/>
          <w:sz w:val="24"/>
          <w:szCs w:val="24"/>
        </w:rPr>
        <w:t>2</w:t>
      </w:r>
      <w:r w:rsidRPr="00083BC6">
        <w:rPr>
          <w:rFonts w:cs="Arial"/>
          <w:i w:val="0"/>
          <w:iCs w:val="0"/>
          <w:sz w:val="24"/>
          <w:szCs w:val="24"/>
        </w:rPr>
        <w:fldChar w:fldCharType="end"/>
      </w:r>
      <w:r w:rsidRPr="00083BC6">
        <w:rPr>
          <w:rFonts w:cs="Arial"/>
          <w:i w:val="0"/>
          <w:iCs w:val="0"/>
          <w:sz w:val="24"/>
          <w:szCs w:val="24"/>
        </w:rPr>
        <w:t xml:space="preserve">. Importing the </w:t>
      </w:r>
      <w:r w:rsidR="00420C92" w:rsidRPr="00083BC6">
        <w:rPr>
          <w:rFonts w:cs="Arial"/>
          <w:i w:val="0"/>
          <w:iCs w:val="0"/>
          <w:sz w:val="24"/>
          <w:szCs w:val="24"/>
        </w:rPr>
        <w:t xml:space="preserve">raw </w:t>
      </w:r>
      <w:r w:rsidRPr="00083BC6">
        <w:rPr>
          <w:rFonts w:cs="Arial"/>
          <w:i w:val="0"/>
          <w:iCs w:val="0"/>
          <w:sz w:val="24"/>
          <w:szCs w:val="24"/>
        </w:rPr>
        <w:t>dataset</w:t>
      </w:r>
      <w:bookmarkEnd w:id="40"/>
    </w:p>
    <w:p w14:paraId="04E5B6F1" w14:textId="77777777" w:rsidR="0043429D" w:rsidRPr="00083BC6" w:rsidRDefault="00EE6193" w:rsidP="0043429D">
      <w:pPr>
        <w:keepNext/>
      </w:pPr>
      <w:r w:rsidRPr="00083BC6">
        <w:rPr>
          <w:noProof/>
        </w:rPr>
        <w:drawing>
          <wp:inline distT="0" distB="0" distL="0" distR="0" wp14:anchorId="76909586" wp14:editId="387B1689">
            <wp:extent cx="6146735" cy="4289621"/>
            <wp:effectExtent l="0" t="0" r="6985" b="0"/>
            <wp:docPr id="494212634" name="Picture 2" descr="A computer screen shot of 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12634" name="Picture 2" descr="A computer screen shot of a code"/>
                    <pic:cNvPicPr/>
                  </pic:nvPicPr>
                  <pic:blipFill>
                    <a:blip r:embed="rId13">
                      <a:extLst>
                        <a:ext uri="{28A0092B-C50C-407E-A947-70E740481C1C}">
                          <a14:useLocalDpi xmlns:a14="http://schemas.microsoft.com/office/drawing/2010/main" val="0"/>
                        </a:ext>
                      </a:extLst>
                    </a:blip>
                    <a:stretch>
                      <a:fillRect/>
                    </a:stretch>
                  </pic:blipFill>
                  <pic:spPr>
                    <a:xfrm>
                      <a:off x="0" y="0"/>
                      <a:ext cx="6189175" cy="4319239"/>
                    </a:xfrm>
                    <a:prstGeom prst="rect">
                      <a:avLst/>
                    </a:prstGeom>
                  </pic:spPr>
                </pic:pic>
              </a:graphicData>
            </a:graphic>
          </wp:inline>
        </w:drawing>
      </w:r>
    </w:p>
    <w:p w14:paraId="24B8028F" w14:textId="26E18E49" w:rsidR="00727E55" w:rsidRPr="00083BC6" w:rsidRDefault="0043429D" w:rsidP="0043429D">
      <w:pPr>
        <w:pStyle w:val="Caption"/>
        <w:rPr>
          <w:rFonts w:cs="Arial"/>
          <w:i w:val="0"/>
          <w:iCs w:val="0"/>
          <w:sz w:val="24"/>
          <w:szCs w:val="24"/>
        </w:rPr>
      </w:pPr>
      <w:bookmarkStart w:id="41" w:name="_Toc168323983"/>
      <w:r w:rsidRPr="00083BC6">
        <w:rPr>
          <w:rFonts w:cs="Arial"/>
          <w:i w:val="0"/>
          <w:iCs w:val="0"/>
          <w:sz w:val="24"/>
          <w:szCs w:val="24"/>
        </w:rPr>
        <w:t xml:space="preserve">Figure </w:t>
      </w:r>
      <w:r w:rsidRPr="00083BC6">
        <w:rPr>
          <w:rFonts w:cs="Arial"/>
          <w:i w:val="0"/>
          <w:iCs w:val="0"/>
          <w:sz w:val="24"/>
          <w:szCs w:val="24"/>
        </w:rPr>
        <w:fldChar w:fldCharType="begin"/>
      </w:r>
      <w:r w:rsidRPr="00083BC6">
        <w:rPr>
          <w:rFonts w:cs="Arial"/>
          <w:i w:val="0"/>
          <w:iCs w:val="0"/>
          <w:sz w:val="24"/>
          <w:szCs w:val="24"/>
        </w:rPr>
        <w:instrText xml:space="preserve"> SEQ Figure \* ARABIC </w:instrText>
      </w:r>
      <w:r w:rsidRPr="00083BC6">
        <w:rPr>
          <w:rFonts w:cs="Arial"/>
          <w:i w:val="0"/>
          <w:iCs w:val="0"/>
          <w:sz w:val="24"/>
          <w:szCs w:val="24"/>
        </w:rPr>
        <w:fldChar w:fldCharType="separate"/>
      </w:r>
      <w:r w:rsidR="002F2214">
        <w:rPr>
          <w:rFonts w:cs="Arial"/>
          <w:i w:val="0"/>
          <w:iCs w:val="0"/>
          <w:noProof/>
          <w:sz w:val="24"/>
          <w:szCs w:val="24"/>
        </w:rPr>
        <w:t>3</w:t>
      </w:r>
      <w:r w:rsidRPr="00083BC6">
        <w:rPr>
          <w:rFonts w:cs="Arial"/>
          <w:i w:val="0"/>
          <w:iCs w:val="0"/>
          <w:sz w:val="24"/>
          <w:szCs w:val="24"/>
        </w:rPr>
        <w:fldChar w:fldCharType="end"/>
      </w:r>
      <w:r w:rsidRPr="00083BC6">
        <w:rPr>
          <w:rFonts w:cs="Arial"/>
          <w:i w:val="0"/>
          <w:iCs w:val="0"/>
          <w:sz w:val="24"/>
          <w:szCs w:val="24"/>
        </w:rPr>
        <w:t>. Restructuring of the dataset</w:t>
      </w:r>
      <w:bookmarkEnd w:id="41"/>
    </w:p>
    <w:p w14:paraId="709EA888" w14:textId="77777777" w:rsidR="0001012D" w:rsidRPr="00083BC6" w:rsidRDefault="0001012D" w:rsidP="0001012D">
      <w:pPr>
        <w:keepNext/>
      </w:pPr>
      <w:r w:rsidRPr="00083BC6">
        <w:rPr>
          <w:noProof/>
        </w:rPr>
        <w:lastRenderedPageBreak/>
        <w:drawing>
          <wp:inline distT="0" distB="0" distL="0" distR="0" wp14:anchorId="0C372EE6" wp14:editId="167DEF19">
            <wp:extent cx="6188710" cy="3028950"/>
            <wp:effectExtent l="0" t="0" r="2540" b="0"/>
            <wp:docPr id="1849925974" name="Picture 3"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25974" name="Picture 3" descr="A screen shot of a computer program"/>
                    <pic:cNvPicPr/>
                  </pic:nvPicPr>
                  <pic:blipFill>
                    <a:blip r:embed="rId14">
                      <a:extLst>
                        <a:ext uri="{28A0092B-C50C-407E-A947-70E740481C1C}">
                          <a14:useLocalDpi xmlns:a14="http://schemas.microsoft.com/office/drawing/2010/main" val="0"/>
                        </a:ext>
                      </a:extLst>
                    </a:blip>
                    <a:stretch>
                      <a:fillRect/>
                    </a:stretch>
                  </pic:blipFill>
                  <pic:spPr>
                    <a:xfrm>
                      <a:off x="0" y="0"/>
                      <a:ext cx="6188710" cy="3028950"/>
                    </a:xfrm>
                    <a:prstGeom prst="rect">
                      <a:avLst/>
                    </a:prstGeom>
                  </pic:spPr>
                </pic:pic>
              </a:graphicData>
            </a:graphic>
          </wp:inline>
        </w:drawing>
      </w:r>
    </w:p>
    <w:p w14:paraId="55D6BE03" w14:textId="0BEC99BB" w:rsidR="0001012D" w:rsidRPr="00083BC6" w:rsidRDefault="0001012D" w:rsidP="00D2758B">
      <w:pPr>
        <w:pStyle w:val="Caption"/>
        <w:tabs>
          <w:tab w:val="left" w:pos="8186"/>
        </w:tabs>
        <w:rPr>
          <w:rFonts w:cs="Arial"/>
          <w:i w:val="0"/>
          <w:iCs w:val="0"/>
          <w:sz w:val="24"/>
          <w:szCs w:val="24"/>
        </w:rPr>
      </w:pPr>
      <w:bookmarkStart w:id="42" w:name="_Toc168323984"/>
      <w:r w:rsidRPr="00083BC6">
        <w:rPr>
          <w:rFonts w:cs="Arial"/>
          <w:i w:val="0"/>
          <w:iCs w:val="0"/>
          <w:sz w:val="24"/>
          <w:szCs w:val="24"/>
        </w:rPr>
        <w:t xml:space="preserve">Figure </w:t>
      </w:r>
      <w:r w:rsidRPr="00083BC6">
        <w:rPr>
          <w:rFonts w:cs="Arial"/>
          <w:i w:val="0"/>
          <w:iCs w:val="0"/>
          <w:sz w:val="24"/>
          <w:szCs w:val="24"/>
        </w:rPr>
        <w:fldChar w:fldCharType="begin"/>
      </w:r>
      <w:r w:rsidRPr="00083BC6">
        <w:rPr>
          <w:rFonts w:cs="Arial"/>
          <w:i w:val="0"/>
          <w:iCs w:val="0"/>
          <w:sz w:val="24"/>
          <w:szCs w:val="24"/>
        </w:rPr>
        <w:instrText xml:space="preserve"> SEQ Figure \* ARABIC </w:instrText>
      </w:r>
      <w:r w:rsidRPr="00083BC6">
        <w:rPr>
          <w:rFonts w:cs="Arial"/>
          <w:i w:val="0"/>
          <w:iCs w:val="0"/>
          <w:sz w:val="24"/>
          <w:szCs w:val="24"/>
        </w:rPr>
        <w:fldChar w:fldCharType="separate"/>
      </w:r>
      <w:r w:rsidR="002F2214">
        <w:rPr>
          <w:rFonts w:cs="Arial"/>
          <w:i w:val="0"/>
          <w:iCs w:val="0"/>
          <w:noProof/>
          <w:sz w:val="24"/>
          <w:szCs w:val="24"/>
        </w:rPr>
        <w:t>4</w:t>
      </w:r>
      <w:r w:rsidRPr="00083BC6">
        <w:rPr>
          <w:rFonts w:cs="Arial"/>
          <w:i w:val="0"/>
          <w:iCs w:val="0"/>
          <w:sz w:val="24"/>
          <w:szCs w:val="24"/>
        </w:rPr>
        <w:fldChar w:fldCharType="end"/>
      </w:r>
      <w:r w:rsidRPr="00083BC6">
        <w:rPr>
          <w:rFonts w:cs="Arial"/>
          <w:i w:val="0"/>
          <w:iCs w:val="0"/>
          <w:sz w:val="24"/>
          <w:szCs w:val="24"/>
        </w:rPr>
        <w:t xml:space="preserve">. Creating new variable “Datetime” using the time </w:t>
      </w:r>
      <w:proofErr w:type="spellStart"/>
      <w:r w:rsidRPr="00083BC6">
        <w:rPr>
          <w:rFonts w:cs="Arial"/>
          <w:i w:val="0"/>
          <w:iCs w:val="0"/>
          <w:sz w:val="24"/>
          <w:szCs w:val="24"/>
        </w:rPr>
        <w:t>as.POSIXlt</w:t>
      </w:r>
      <w:bookmarkEnd w:id="42"/>
      <w:proofErr w:type="spellEnd"/>
    </w:p>
    <w:p w14:paraId="3586CFFB" w14:textId="310513A0" w:rsidR="005B1F2D" w:rsidRPr="00083BC6" w:rsidRDefault="00302FDA" w:rsidP="00164439">
      <w:pPr>
        <w:pStyle w:val="Heading3"/>
        <w:numPr>
          <w:ilvl w:val="2"/>
          <w:numId w:val="17"/>
        </w:numPr>
        <w:spacing w:line="360" w:lineRule="auto"/>
        <w:jc w:val="both"/>
        <w:rPr>
          <w:rFonts w:cs="Arial"/>
          <w:b/>
          <w:bCs/>
          <w:sz w:val="24"/>
          <w:szCs w:val="24"/>
        </w:rPr>
      </w:pPr>
      <w:bookmarkStart w:id="43" w:name="_Toc166698993"/>
      <w:bookmarkStart w:id="44" w:name="_Toc168323962"/>
      <w:r w:rsidRPr="00083BC6">
        <w:rPr>
          <w:rFonts w:cs="Arial"/>
          <w:b/>
          <w:bCs/>
          <w:sz w:val="24"/>
          <w:szCs w:val="24"/>
        </w:rPr>
        <w:t xml:space="preserve">Explore </w:t>
      </w:r>
      <w:r w:rsidR="005B1F2D" w:rsidRPr="00083BC6">
        <w:rPr>
          <w:rFonts w:cs="Arial"/>
          <w:b/>
          <w:bCs/>
          <w:sz w:val="24"/>
          <w:szCs w:val="24"/>
        </w:rPr>
        <w:t>the Data</w:t>
      </w:r>
      <w:bookmarkEnd w:id="43"/>
      <w:bookmarkEnd w:id="44"/>
    </w:p>
    <w:p w14:paraId="053A3C87" w14:textId="4E7309A4" w:rsidR="00D97C3B" w:rsidRPr="00083BC6" w:rsidRDefault="00B45124" w:rsidP="00FE546E">
      <w:pPr>
        <w:spacing w:line="360" w:lineRule="auto"/>
        <w:jc w:val="both"/>
        <w:rPr>
          <w:rFonts w:cs="Arial"/>
          <w:szCs w:val="24"/>
        </w:rPr>
      </w:pPr>
      <w:r w:rsidRPr="00083BC6">
        <w:rPr>
          <w:rFonts w:cs="Arial"/>
          <w:szCs w:val="24"/>
        </w:rPr>
        <w:t xml:space="preserve">It is very important to explore and comprehend the data's variables, structure, and possible problems after it has been imported. To obtain a summary of the data, we can utilise functions like head() - this will show the </w:t>
      </w:r>
      <w:r w:rsidR="00D05658" w:rsidRPr="00083BC6">
        <w:rPr>
          <w:rFonts w:cs="Arial"/>
          <w:szCs w:val="24"/>
        </w:rPr>
        <w:t>first</w:t>
      </w:r>
      <w:r w:rsidRPr="00083BC6">
        <w:rPr>
          <w:rFonts w:cs="Arial"/>
          <w:szCs w:val="24"/>
        </w:rPr>
        <w:t xml:space="preserve"> 5 rows of the dataset, tail() - this will show last 5 rows of the </w:t>
      </w:r>
      <w:proofErr w:type="spellStart"/>
      <w:r w:rsidRPr="00083BC6">
        <w:rPr>
          <w:rFonts w:cs="Arial"/>
          <w:szCs w:val="24"/>
        </w:rPr>
        <w:t>datset</w:t>
      </w:r>
      <w:proofErr w:type="spellEnd"/>
      <w:r w:rsidRPr="00083BC6">
        <w:rPr>
          <w:rFonts w:cs="Arial"/>
          <w:szCs w:val="24"/>
        </w:rPr>
        <w:t>, str() - this function will show the data type of all variable, this is very important as it gives us insight of the variable we are working on and to know if to change accordingly.</w:t>
      </w:r>
    </w:p>
    <w:p w14:paraId="5BA5FE41" w14:textId="77777777" w:rsidR="00987519" w:rsidRPr="00083BC6" w:rsidRDefault="00987519" w:rsidP="00987519">
      <w:pPr>
        <w:keepNext/>
        <w:spacing w:line="360" w:lineRule="auto"/>
        <w:jc w:val="both"/>
      </w:pPr>
      <w:r w:rsidRPr="00083BC6">
        <w:rPr>
          <w:rFonts w:cs="Arial"/>
          <w:noProof/>
          <w:szCs w:val="24"/>
        </w:rPr>
        <w:drawing>
          <wp:inline distT="0" distB="0" distL="0" distR="0" wp14:anchorId="56D37A7A" wp14:editId="03067694">
            <wp:extent cx="6231890" cy="2975317"/>
            <wp:effectExtent l="0" t="0" r="0" b="0"/>
            <wp:docPr id="1664709448" name="Picture 4" descr="A screenshot of a comput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09448" name="Picture 4" descr="A screenshot of a computer">
                      <a:extLst>
                        <a:ext uri="{C183D7F6-B498-43B3-948B-1728B52AA6E4}">
                          <adec:decorative xmlns:adec="http://schemas.microsoft.com/office/drawing/2017/decorative" val="0"/>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6281794" cy="2999143"/>
                    </a:xfrm>
                    <a:prstGeom prst="rect">
                      <a:avLst/>
                    </a:prstGeom>
                  </pic:spPr>
                </pic:pic>
              </a:graphicData>
            </a:graphic>
          </wp:inline>
        </w:drawing>
      </w:r>
    </w:p>
    <w:p w14:paraId="56DE5984" w14:textId="050FF36A" w:rsidR="00987519" w:rsidRPr="00083BC6" w:rsidRDefault="00987519" w:rsidP="00987519">
      <w:pPr>
        <w:pStyle w:val="Caption"/>
        <w:jc w:val="both"/>
        <w:rPr>
          <w:rFonts w:cs="Arial"/>
          <w:i w:val="0"/>
          <w:iCs w:val="0"/>
          <w:sz w:val="24"/>
          <w:szCs w:val="24"/>
        </w:rPr>
      </w:pPr>
      <w:bookmarkStart w:id="45" w:name="_Toc168323985"/>
      <w:r w:rsidRPr="00083BC6">
        <w:rPr>
          <w:rFonts w:cs="Arial"/>
          <w:i w:val="0"/>
          <w:iCs w:val="0"/>
          <w:sz w:val="24"/>
          <w:szCs w:val="24"/>
        </w:rPr>
        <w:t xml:space="preserve">Figure </w:t>
      </w:r>
      <w:r w:rsidRPr="00083BC6">
        <w:rPr>
          <w:rFonts w:cs="Arial"/>
          <w:i w:val="0"/>
          <w:iCs w:val="0"/>
          <w:sz w:val="24"/>
          <w:szCs w:val="24"/>
        </w:rPr>
        <w:fldChar w:fldCharType="begin"/>
      </w:r>
      <w:r w:rsidRPr="00083BC6">
        <w:rPr>
          <w:rFonts w:cs="Arial"/>
          <w:i w:val="0"/>
          <w:iCs w:val="0"/>
          <w:sz w:val="24"/>
          <w:szCs w:val="24"/>
        </w:rPr>
        <w:instrText xml:space="preserve"> SEQ Figure \* ARABIC </w:instrText>
      </w:r>
      <w:r w:rsidRPr="00083BC6">
        <w:rPr>
          <w:rFonts w:cs="Arial"/>
          <w:i w:val="0"/>
          <w:iCs w:val="0"/>
          <w:sz w:val="24"/>
          <w:szCs w:val="24"/>
        </w:rPr>
        <w:fldChar w:fldCharType="separate"/>
      </w:r>
      <w:r w:rsidR="002F2214">
        <w:rPr>
          <w:rFonts w:cs="Arial"/>
          <w:i w:val="0"/>
          <w:iCs w:val="0"/>
          <w:noProof/>
          <w:sz w:val="24"/>
          <w:szCs w:val="24"/>
        </w:rPr>
        <w:t>5</w:t>
      </w:r>
      <w:r w:rsidRPr="00083BC6">
        <w:rPr>
          <w:rFonts w:cs="Arial"/>
          <w:i w:val="0"/>
          <w:iCs w:val="0"/>
          <w:sz w:val="24"/>
          <w:szCs w:val="24"/>
        </w:rPr>
        <w:fldChar w:fldCharType="end"/>
      </w:r>
      <w:r w:rsidRPr="00083BC6">
        <w:rPr>
          <w:rFonts w:cs="Arial"/>
          <w:i w:val="0"/>
          <w:iCs w:val="0"/>
          <w:sz w:val="24"/>
          <w:szCs w:val="24"/>
        </w:rPr>
        <w:t>. head() function.</w:t>
      </w:r>
      <w:bookmarkEnd w:id="45"/>
    </w:p>
    <w:p w14:paraId="43A16109" w14:textId="77777777" w:rsidR="009600E5" w:rsidRPr="00083BC6" w:rsidRDefault="009600E5" w:rsidP="009600E5"/>
    <w:p w14:paraId="2CB21074" w14:textId="77777777" w:rsidR="009600E5" w:rsidRPr="00083BC6" w:rsidRDefault="009600E5" w:rsidP="009600E5">
      <w:pPr>
        <w:keepNext/>
      </w:pPr>
      <w:r w:rsidRPr="00083BC6">
        <w:rPr>
          <w:noProof/>
        </w:rPr>
        <w:lastRenderedPageBreak/>
        <w:drawing>
          <wp:inline distT="0" distB="0" distL="0" distR="0" wp14:anchorId="56311350" wp14:editId="5FC5CEAF">
            <wp:extent cx="6188710" cy="2588455"/>
            <wp:effectExtent l="0" t="0" r="2540" b="2540"/>
            <wp:docPr id="7800288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28874"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99525" cy="2592978"/>
                    </a:xfrm>
                    <a:prstGeom prst="rect">
                      <a:avLst/>
                    </a:prstGeom>
                  </pic:spPr>
                </pic:pic>
              </a:graphicData>
            </a:graphic>
          </wp:inline>
        </w:drawing>
      </w:r>
    </w:p>
    <w:p w14:paraId="2965651A" w14:textId="1EB9C4E0" w:rsidR="009600E5" w:rsidRPr="00083BC6" w:rsidRDefault="009600E5" w:rsidP="00CC7729">
      <w:pPr>
        <w:pStyle w:val="Caption"/>
        <w:spacing w:line="360" w:lineRule="auto"/>
        <w:jc w:val="both"/>
        <w:rPr>
          <w:rFonts w:cs="Arial"/>
          <w:i w:val="0"/>
          <w:iCs w:val="0"/>
          <w:sz w:val="24"/>
          <w:szCs w:val="24"/>
        </w:rPr>
      </w:pPr>
      <w:bookmarkStart w:id="46" w:name="_Toc168323986"/>
      <w:r w:rsidRPr="00083BC6">
        <w:rPr>
          <w:rFonts w:cs="Arial"/>
          <w:i w:val="0"/>
          <w:iCs w:val="0"/>
          <w:sz w:val="24"/>
          <w:szCs w:val="24"/>
        </w:rPr>
        <w:t xml:space="preserve">Figure </w:t>
      </w:r>
      <w:r w:rsidRPr="00083BC6">
        <w:rPr>
          <w:rFonts w:cs="Arial"/>
          <w:i w:val="0"/>
          <w:iCs w:val="0"/>
          <w:sz w:val="24"/>
          <w:szCs w:val="24"/>
        </w:rPr>
        <w:fldChar w:fldCharType="begin"/>
      </w:r>
      <w:r w:rsidRPr="00083BC6">
        <w:rPr>
          <w:rFonts w:cs="Arial"/>
          <w:i w:val="0"/>
          <w:iCs w:val="0"/>
          <w:sz w:val="24"/>
          <w:szCs w:val="24"/>
        </w:rPr>
        <w:instrText xml:space="preserve"> SEQ Figure \* ARABIC </w:instrText>
      </w:r>
      <w:r w:rsidRPr="00083BC6">
        <w:rPr>
          <w:rFonts w:cs="Arial"/>
          <w:i w:val="0"/>
          <w:iCs w:val="0"/>
          <w:sz w:val="24"/>
          <w:szCs w:val="24"/>
        </w:rPr>
        <w:fldChar w:fldCharType="separate"/>
      </w:r>
      <w:r w:rsidR="002F2214">
        <w:rPr>
          <w:rFonts w:cs="Arial"/>
          <w:i w:val="0"/>
          <w:iCs w:val="0"/>
          <w:noProof/>
          <w:sz w:val="24"/>
          <w:szCs w:val="24"/>
        </w:rPr>
        <w:t>6</w:t>
      </w:r>
      <w:r w:rsidRPr="00083BC6">
        <w:rPr>
          <w:rFonts w:cs="Arial"/>
          <w:i w:val="0"/>
          <w:iCs w:val="0"/>
          <w:sz w:val="24"/>
          <w:szCs w:val="24"/>
        </w:rPr>
        <w:fldChar w:fldCharType="end"/>
      </w:r>
      <w:r w:rsidRPr="00083BC6">
        <w:rPr>
          <w:rFonts w:cs="Arial"/>
          <w:i w:val="0"/>
          <w:iCs w:val="0"/>
          <w:sz w:val="24"/>
          <w:szCs w:val="24"/>
        </w:rPr>
        <w:t xml:space="preserve">. tail() </w:t>
      </w:r>
      <w:r w:rsidR="00CC7729" w:rsidRPr="00083BC6">
        <w:rPr>
          <w:rFonts w:cs="Arial"/>
          <w:i w:val="0"/>
          <w:iCs w:val="0"/>
          <w:sz w:val="24"/>
          <w:szCs w:val="24"/>
        </w:rPr>
        <w:t>function</w:t>
      </w:r>
      <w:r w:rsidR="004D47F5" w:rsidRPr="00083BC6">
        <w:rPr>
          <w:rFonts w:cs="Arial"/>
          <w:i w:val="0"/>
          <w:iCs w:val="0"/>
          <w:sz w:val="24"/>
          <w:szCs w:val="24"/>
        </w:rPr>
        <w:t>.</w:t>
      </w:r>
      <w:bookmarkEnd w:id="46"/>
    </w:p>
    <w:p w14:paraId="66E58181" w14:textId="07C54A29" w:rsidR="00E802C4" w:rsidRPr="00083BC6" w:rsidRDefault="00CB749E" w:rsidP="00164439">
      <w:pPr>
        <w:pStyle w:val="Heading3"/>
        <w:numPr>
          <w:ilvl w:val="2"/>
          <w:numId w:val="17"/>
        </w:numPr>
        <w:spacing w:line="360" w:lineRule="auto"/>
        <w:jc w:val="both"/>
        <w:rPr>
          <w:rFonts w:cs="Arial"/>
          <w:b/>
          <w:bCs/>
          <w:sz w:val="24"/>
          <w:szCs w:val="24"/>
        </w:rPr>
      </w:pPr>
      <w:bookmarkStart w:id="47" w:name="_Toc166698994"/>
      <w:bookmarkStart w:id="48" w:name="_Toc168323963"/>
      <w:r w:rsidRPr="00083BC6">
        <w:rPr>
          <w:rFonts w:cs="Arial"/>
          <w:b/>
          <w:bCs/>
          <w:sz w:val="24"/>
          <w:szCs w:val="24"/>
        </w:rPr>
        <w:t>Handling Missing Values</w:t>
      </w:r>
      <w:bookmarkEnd w:id="47"/>
      <w:bookmarkEnd w:id="48"/>
    </w:p>
    <w:p w14:paraId="4992C7EF" w14:textId="49138894" w:rsidR="00E40624" w:rsidRPr="00083BC6" w:rsidRDefault="00E66422" w:rsidP="00801050">
      <w:pPr>
        <w:spacing w:line="360" w:lineRule="auto"/>
        <w:jc w:val="both"/>
        <w:rPr>
          <w:rFonts w:cs="Arial"/>
          <w:szCs w:val="24"/>
        </w:rPr>
      </w:pPr>
      <w:r w:rsidRPr="00083BC6">
        <w:rPr>
          <w:rFonts w:cs="Arial"/>
          <w:szCs w:val="24"/>
        </w:rPr>
        <w:t>As stated by</w:t>
      </w:r>
      <w:r w:rsidR="00DE7956" w:rsidRPr="00083BC6">
        <w:rPr>
          <w:rFonts w:cs="Arial"/>
          <w:szCs w:val="24"/>
        </w:rPr>
        <w:t xml:space="preserve"> </w:t>
      </w:r>
      <w:r w:rsidR="00DE7956" w:rsidRPr="00083BC6">
        <w:rPr>
          <w:rFonts w:cs="Arial"/>
          <w:szCs w:val="24"/>
        </w:rPr>
        <w:fldChar w:fldCharType="begin"/>
      </w:r>
      <w:r w:rsidR="00DE7956" w:rsidRPr="00083BC6">
        <w:rPr>
          <w:rFonts w:cs="Arial"/>
          <w:szCs w:val="24"/>
        </w:rPr>
        <w:instrText xml:space="preserve"> ADDIN ZOTERO_ITEM CSL_CITATION {"citationID":"vTo9XSG6","properties":{"formattedCitation":"(Horton and Lipsitz, 2001)","plainCitation":"(Horton and Lipsitz, 2001)","noteIndex":0},"citationItems":[{"id":424,"uris":["http://zotero.org/users/12984671/items/YJBBERRJ"],"itemData":{"id":424,"type":"article-journal","abstract":"Missing data frequently complicates data analysis for scientific investigations. The development of statistical methods to address missing data has been an active area of research in recent decades. Multiple imputation, originally proposed by Rubin in a public use dataset setting, is a general purpose method for analyzing datasets with missing data that is broadly applicable to a variety of missing data settings. We review multiple imputation as an analytic strategy formissing data. Wedescribe and evaluate a number of software packages that implement this procedure, and contrast the interface, features, and results. We compare the packages, and detail shortcomings and useful features. The comparisons are illustrated using examples from an artificial dataset and a study of child psychopathology. We suggest additional features as well as discuss limitations and cautions to consider when using multiple imputation as an analytic strategy for incomplete data settings.","container-title":"The American Statistician","DOI":"10.1198/000313001317098266","ISSN":"0003-1305","issue":"3","note":"publisher: Taylor &amp; Francis\n_eprint: https://doi.org/10.1198/000313001317098266","page":"244–254","source":"Taylor and Francis+NEJM","title":"Multiple Imputation in Practice: Comparison of Software Packages for Regression Models With Missing Variables","title-short":"Multiple Imputation in Practice","URL":"https://doi.org/10.1198/000313001317098266","volume":"55","author":[{"family":"Horton","given":"Nicholas J"},{"family":"Lipsitz","given":"Stuart R"}],"accessed":{"date-parts":[["2024",5,14]]},"issued":{"date-parts":[["2001",8,1]]}}}],"schema":"https://github.com/citation-style-language/schema/raw/master/csl-citation.json"} </w:instrText>
      </w:r>
      <w:r w:rsidR="00DE7956" w:rsidRPr="00083BC6">
        <w:rPr>
          <w:rFonts w:cs="Arial"/>
          <w:szCs w:val="24"/>
        </w:rPr>
        <w:fldChar w:fldCharType="separate"/>
      </w:r>
      <w:r w:rsidR="00DE7956" w:rsidRPr="00083BC6">
        <w:rPr>
          <w:rFonts w:cs="Arial"/>
          <w:szCs w:val="24"/>
        </w:rPr>
        <w:t>(Horton and Lipsitz, 2001)</w:t>
      </w:r>
      <w:r w:rsidR="00DE7956" w:rsidRPr="00083BC6">
        <w:rPr>
          <w:rFonts w:cs="Arial"/>
          <w:szCs w:val="24"/>
        </w:rPr>
        <w:fldChar w:fldCharType="end"/>
      </w:r>
      <w:r w:rsidR="00253F19" w:rsidRPr="00083BC6">
        <w:rPr>
          <w:rFonts w:cs="Arial"/>
          <w:szCs w:val="24"/>
        </w:rPr>
        <w:t xml:space="preserve"> and corroborated by </w:t>
      </w:r>
      <w:r w:rsidR="00253F19" w:rsidRPr="00083BC6">
        <w:rPr>
          <w:rFonts w:cs="Arial"/>
          <w:szCs w:val="24"/>
        </w:rPr>
        <w:fldChar w:fldCharType="begin"/>
      </w:r>
      <w:r w:rsidR="00253F19" w:rsidRPr="00083BC6">
        <w:rPr>
          <w:rFonts w:cs="Arial"/>
          <w:szCs w:val="24"/>
        </w:rPr>
        <w:instrText xml:space="preserve"> ADDIN ZOTERO_ITEM CSL_CITATION {"citationID":"XmoRs5ix","properties":{"formattedCitation":"(Yadav and Roychoudhury, 2018)","plainCitation":"(Yadav and Roychoudhury, 2018)","noteIndex":0},"citationItems":[{"id":423,"uris":["http://zotero.org/users/12984671/items/QAEHMQJF"],"itemData":{"id":423,"type":"article-journal","abstract":"In real world data are often plagued by missing values which adversely affects the final outcome of the analysis based on such data. The missing values can be handled using various techniques like deletion or imputation. Of late, R has become one of the most preferred platform for carrying out data analysis, and its popularity is growing further. R provides various packages for handling missing values through imputation. The presence of multiple packages however, calls for an analysis of their comparative performance and examine their suitability for handling a given set of data. The performance of different R packages may differ for different datasets and may depend on the size of the dataset and richness of the missing values in the datasets. In this paper, the authors perform comparative study of the performance of the common R packages, namely VIM, MICE, MissForest, and HMISC, used for missing value imputation. The authors measured the performances of the said packages in terms of their imputation time, imputation efficiency and the effect on the variance. The imputation efficiency was measured in terms of the difference in predictive performance of a model built using original dataset vis-à-vis a dataset with imputed values. Similarly, the variance of the variables in the original dataset was compared that of corresponding variables in the imputed dataset. A missing value imputation package can be considered to be better if it consumes less imputation time and provides high imputation accuracy. Also in terms of variance, one would like to have the imputation package maintain the original variance of the variables. On analysing the four imputation packages on two datasets over three predictive algorithms–Logistic Regression, Support Vector Machines, and Artificial Neural Networks–it was observed that the performances varies depending on the size of the dataset, and the missing values present in them. The study highlights that certain missing value package used in conjunction with a given predictive algorithm provides better performance, which is again a function of the dataset characteristics.","container-title":"Knowledge-Based Systems","DOI":"10.1016/j.knosys.2018.06.012","ISSN":"0950-7051","journalAbbreviation":"Knowledge-Based Systems","page":"104-118","source":"ScienceDirect","title":"Handling missing values: A study of popular imputation packages in R","title-short":"Handling missing values","URL":"https://www.sciencedirect.com/science/article/pii/S0950705118303381","volume":"160","author":[{"family":"Yadav","given":"Madan Lal"},{"family":"Roychoudhury","given":"Basav"}],"accessed":{"date-parts":[["2024",5,14]]},"issued":{"date-parts":[["2018",11,15]]}}}],"schema":"https://github.com/citation-style-language/schema/raw/master/csl-citation.json"} </w:instrText>
      </w:r>
      <w:r w:rsidR="00253F19" w:rsidRPr="00083BC6">
        <w:rPr>
          <w:rFonts w:cs="Arial"/>
          <w:szCs w:val="24"/>
        </w:rPr>
        <w:fldChar w:fldCharType="separate"/>
      </w:r>
      <w:r w:rsidR="00253F19" w:rsidRPr="00083BC6">
        <w:rPr>
          <w:rFonts w:cs="Arial"/>
          <w:szCs w:val="24"/>
        </w:rPr>
        <w:t>(Yadav and Roychoudhury, 2018)</w:t>
      </w:r>
      <w:r w:rsidR="00253F19" w:rsidRPr="00083BC6">
        <w:rPr>
          <w:rFonts w:cs="Arial"/>
          <w:szCs w:val="24"/>
        </w:rPr>
        <w:fldChar w:fldCharType="end"/>
      </w:r>
      <w:r w:rsidR="005604AA" w:rsidRPr="00083BC6">
        <w:rPr>
          <w:rFonts w:cs="Arial"/>
          <w:szCs w:val="24"/>
        </w:rPr>
        <w:t>, Missing data typically affects data analysis in scientific research. In recent decades, there has been a lot of study on statistical strategies for dealing with missing data.</w:t>
      </w:r>
      <w:r w:rsidR="00801050" w:rsidRPr="00083BC6">
        <w:rPr>
          <w:rFonts w:cs="Arial"/>
          <w:szCs w:val="24"/>
        </w:rPr>
        <w:t xml:space="preserve"> Missing values are common in datasets, and they must be handled carefully. Missing values can be identified using functions such as is.na() and sum(is.na()). Depending on the analysis needs and the nature of the missing data, we can either eliminate the rows or columns with missing values or impute them using appropriate procedures</w:t>
      </w:r>
      <w:r w:rsidR="00B210CC" w:rsidRPr="00083BC6">
        <w:rPr>
          <w:rFonts w:cs="Arial"/>
          <w:szCs w:val="24"/>
        </w:rPr>
        <w:t>.</w:t>
      </w:r>
      <w:r w:rsidR="00801050" w:rsidRPr="00083BC6">
        <w:rPr>
          <w:rFonts w:cs="Arial"/>
          <w:szCs w:val="24"/>
        </w:rPr>
        <w:t xml:space="preserve"> </w:t>
      </w:r>
      <w:r w:rsidR="00B210CC" w:rsidRPr="00083BC6">
        <w:rPr>
          <w:rFonts w:cs="Arial"/>
          <w:szCs w:val="24"/>
        </w:rPr>
        <w:t>I</w:t>
      </w:r>
      <w:r w:rsidR="00801050" w:rsidRPr="00083BC6">
        <w:rPr>
          <w:rFonts w:cs="Arial"/>
          <w:szCs w:val="24"/>
        </w:rPr>
        <w:t>n this project, I made use of</w:t>
      </w:r>
      <w:r w:rsidR="00B210CC" w:rsidRPr="00083BC6">
        <w:rPr>
          <w:rFonts w:cs="Arial"/>
          <w:szCs w:val="24"/>
        </w:rPr>
        <w:t xml:space="preserve"> approximation </w:t>
      </w:r>
      <w:r w:rsidR="00183EB6" w:rsidRPr="00083BC6">
        <w:rPr>
          <w:rFonts w:cs="Arial"/>
          <w:szCs w:val="24"/>
        </w:rPr>
        <w:t>(</w:t>
      </w:r>
      <w:proofErr w:type="spellStart"/>
      <w:r w:rsidR="00183EB6" w:rsidRPr="00083BC6">
        <w:rPr>
          <w:rFonts w:cs="Arial"/>
          <w:szCs w:val="24"/>
        </w:rPr>
        <w:t>na.approx</w:t>
      </w:r>
      <w:proofErr w:type="spellEnd"/>
      <w:r w:rsidR="00183EB6" w:rsidRPr="00083BC6">
        <w:rPr>
          <w:rFonts w:cs="Arial"/>
          <w:szCs w:val="24"/>
        </w:rPr>
        <w:t xml:space="preserve">) </w:t>
      </w:r>
      <w:r w:rsidR="00B210CC" w:rsidRPr="00083BC6">
        <w:rPr>
          <w:rFonts w:cs="Arial"/>
          <w:szCs w:val="24"/>
        </w:rPr>
        <w:t>to handle my missing value</w:t>
      </w:r>
      <w:r w:rsidR="00183EB6" w:rsidRPr="00083BC6">
        <w:rPr>
          <w:rFonts w:cs="Arial"/>
          <w:szCs w:val="24"/>
        </w:rPr>
        <w:t xml:space="preserve">s, using mean or dropping the </w:t>
      </w:r>
      <w:r w:rsidR="00E40624" w:rsidRPr="00083BC6">
        <w:rPr>
          <w:rFonts w:cs="Arial"/>
          <w:szCs w:val="24"/>
        </w:rPr>
        <w:t>NA cells is not ideal for my analysis.</w:t>
      </w:r>
      <w:r w:rsidR="000A396E" w:rsidRPr="00083BC6">
        <w:rPr>
          <w:rFonts w:cs="Arial"/>
          <w:szCs w:val="24"/>
        </w:rPr>
        <w:t xml:space="preserve"> </w:t>
      </w:r>
      <w:r w:rsidR="00E40624" w:rsidRPr="00083BC6">
        <w:rPr>
          <w:rFonts w:cs="Arial"/>
          <w:szCs w:val="24"/>
        </w:rPr>
        <w:t xml:space="preserve">After thorough </w:t>
      </w:r>
      <w:r w:rsidR="00E51B62" w:rsidRPr="00083BC6">
        <w:rPr>
          <w:rFonts w:cs="Arial"/>
          <w:szCs w:val="24"/>
        </w:rPr>
        <w:t xml:space="preserve">restructuring of my dataset, I realised we I have </w:t>
      </w:r>
      <w:r w:rsidR="00097BE7" w:rsidRPr="00083BC6">
        <w:rPr>
          <w:rFonts w:cs="Arial"/>
          <w:szCs w:val="24"/>
        </w:rPr>
        <w:t>total 67 missing values</w:t>
      </w:r>
      <w:r w:rsidR="00F75151" w:rsidRPr="00083BC6">
        <w:rPr>
          <w:rFonts w:cs="Arial"/>
          <w:szCs w:val="24"/>
        </w:rPr>
        <w:t>.</w:t>
      </w:r>
    </w:p>
    <w:p w14:paraId="7294AD37" w14:textId="77777777" w:rsidR="00030D75" w:rsidRPr="00083BC6" w:rsidRDefault="00030D75" w:rsidP="00030D75">
      <w:pPr>
        <w:keepNext/>
      </w:pPr>
      <w:r w:rsidRPr="00083BC6">
        <w:rPr>
          <w:noProof/>
        </w:rPr>
        <w:drawing>
          <wp:inline distT="0" distB="0" distL="0" distR="0" wp14:anchorId="7B5AC49C" wp14:editId="4A74A1A9">
            <wp:extent cx="6188710" cy="2271932"/>
            <wp:effectExtent l="0" t="0" r="2540" b="0"/>
            <wp:docPr id="652825388"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25388" name="Picture 6" descr="A screen 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93026" cy="2273516"/>
                    </a:xfrm>
                    <a:prstGeom prst="rect">
                      <a:avLst/>
                    </a:prstGeom>
                  </pic:spPr>
                </pic:pic>
              </a:graphicData>
            </a:graphic>
          </wp:inline>
        </w:drawing>
      </w:r>
    </w:p>
    <w:p w14:paraId="41AE9771" w14:textId="37D07DC7" w:rsidR="00186EE3" w:rsidRPr="00083BC6" w:rsidRDefault="00030D75" w:rsidP="00F77C04">
      <w:pPr>
        <w:pStyle w:val="Caption"/>
        <w:jc w:val="both"/>
        <w:rPr>
          <w:rFonts w:cs="Arial"/>
          <w:i w:val="0"/>
          <w:iCs w:val="0"/>
          <w:sz w:val="24"/>
          <w:szCs w:val="24"/>
        </w:rPr>
      </w:pPr>
      <w:bookmarkStart w:id="49" w:name="_Toc168323987"/>
      <w:r w:rsidRPr="00083BC6">
        <w:rPr>
          <w:rFonts w:cs="Arial"/>
          <w:i w:val="0"/>
          <w:iCs w:val="0"/>
          <w:sz w:val="24"/>
          <w:szCs w:val="24"/>
        </w:rPr>
        <w:t xml:space="preserve">Figure </w:t>
      </w:r>
      <w:r w:rsidRPr="00083BC6">
        <w:rPr>
          <w:rFonts w:cs="Arial"/>
          <w:i w:val="0"/>
          <w:iCs w:val="0"/>
          <w:sz w:val="24"/>
          <w:szCs w:val="24"/>
        </w:rPr>
        <w:fldChar w:fldCharType="begin"/>
      </w:r>
      <w:r w:rsidRPr="00083BC6">
        <w:rPr>
          <w:rFonts w:cs="Arial"/>
          <w:i w:val="0"/>
          <w:iCs w:val="0"/>
          <w:sz w:val="24"/>
          <w:szCs w:val="24"/>
        </w:rPr>
        <w:instrText xml:space="preserve"> SEQ Figure \* ARABIC </w:instrText>
      </w:r>
      <w:r w:rsidRPr="00083BC6">
        <w:rPr>
          <w:rFonts w:cs="Arial"/>
          <w:i w:val="0"/>
          <w:iCs w:val="0"/>
          <w:sz w:val="24"/>
          <w:szCs w:val="24"/>
        </w:rPr>
        <w:fldChar w:fldCharType="separate"/>
      </w:r>
      <w:r w:rsidR="002F2214">
        <w:rPr>
          <w:rFonts w:cs="Arial"/>
          <w:i w:val="0"/>
          <w:iCs w:val="0"/>
          <w:noProof/>
          <w:sz w:val="24"/>
          <w:szCs w:val="24"/>
        </w:rPr>
        <w:t>7</w:t>
      </w:r>
      <w:r w:rsidRPr="00083BC6">
        <w:rPr>
          <w:rFonts w:cs="Arial"/>
          <w:i w:val="0"/>
          <w:iCs w:val="0"/>
          <w:sz w:val="24"/>
          <w:szCs w:val="24"/>
        </w:rPr>
        <w:fldChar w:fldCharType="end"/>
      </w:r>
      <w:r w:rsidRPr="00083BC6">
        <w:rPr>
          <w:rFonts w:cs="Arial"/>
          <w:i w:val="0"/>
          <w:iCs w:val="0"/>
          <w:sz w:val="24"/>
          <w:szCs w:val="24"/>
        </w:rPr>
        <w:t>. Display of Missing Value per Column</w:t>
      </w:r>
      <w:bookmarkEnd w:id="49"/>
    </w:p>
    <w:p w14:paraId="75891C96" w14:textId="77777777" w:rsidR="007E23ED" w:rsidRPr="00083BC6" w:rsidRDefault="00E0222D" w:rsidP="007E23ED">
      <w:pPr>
        <w:keepNext/>
      </w:pPr>
      <w:r w:rsidRPr="00083BC6">
        <w:rPr>
          <w:noProof/>
        </w:rPr>
        <w:lastRenderedPageBreak/>
        <w:drawing>
          <wp:inline distT="0" distB="0" distL="0" distR="0" wp14:anchorId="1EA06BC2" wp14:editId="19996D9C">
            <wp:extent cx="6187426" cy="1252025"/>
            <wp:effectExtent l="0" t="0" r="4445" b="5715"/>
            <wp:docPr id="178725444" name="Picture 7"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5444" name="Picture 7" descr="A black screen with colorful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12095" cy="1257017"/>
                    </a:xfrm>
                    <a:prstGeom prst="rect">
                      <a:avLst/>
                    </a:prstGeom>
                  </pic:spPr>
                </pic:pic>
              </a:graphicData>
            </a:graphic>
          </wp:inline>
        </w:drawing>
      </w:r>
    </w:p>
    <w:p w14:paraId="4CFCED0D" w14:textId="3BA2ADE9" w:rsidR="009F254C" w:rsidRPr="00024969" w:rsidRDefault="007E23ED" w:rsidP="00024969">
      <w:pPr>
        <w:pStyle w:val="Caption"/>
        <w:jc w:val="both"/>
        <w:rPr>
          <w:rFonts w:cs="Arial"/>
          <w:i w:val="0"/>
          <w:iCs w:val="0"/>
          <w:sz w:val="24"/>
          <w:szCs w:val="24"/>
        </w:rPr>
      </w:pPr>
      <w:bookmarkStart w:id="50" w:name="_Toc168323988"/>
      <w:r w:rsidRPr="00312394">
        <w:rPr>
          <w:rFonts w:cs="Arial"/>
          <w:i w:val="0"/>
          <w:iCs w:val="0"/>
          <w:sz w:val="24"/>
          <w:szCs w:val="24"/>
        </w:rPr>
        <w:t xml:space="preserve">Figure </w:t>
      </w:r>
      <w:r w:rsidRPr="00312394">
        <w:rPr>
          <w:rFonts w:cs="Arial"/>
          <w:i w:val="0"/>
          <w:iCs w:val="0"/>
          <w:sz w:val="24"/>
          <w:szCs w:val="24"/>
        </w:rPr>
        <w:fldChar w:fldCharType="begin"/>
      </w:r>
      <w:r w:rsidRPr="00312394">
        <w:rPr>
          <w:rFonts w:cs="Arial"/>
          <w:i w:val="0"/>
          <w:iCs w:val="0"/>
          <w:sz w:val="24"/>
          <w:szCs w:val="24"/>
        </w:rPr>
        <w:instrText xml:space="preserve"> SEQ Figure \* ARABIC </w:instrText>
      </w:r>
      <w:r w:rsidRPr="00312394">
        <w:rPr>
          <w:rFonts w:cs="Arial"/>
          <w:i w:val="0"/>
          <w:iCs w:val="0"/>
          <w:sz w:val="24"/>
          <w:szCs w:val="24"/>
        </w:rPr>
        <w:fldChar w:fldCharType="separate"/>
      </w:r>
      <w:r w:rsidR="002F2214">
        <w:rPr>
          <w:rFonts w:cs="Arial"/>
          <w:i w:val="0"/>
          <w:iCs w:val="0"/>
          <w:noProof/>
          <w:sz w:val="24"/>
          <w:szCs w:val="24"/>
        </w:rPr>
        <w:t>8</w:t>
      </w:r>
      <w:r w:rsidRPr="00312394">
        <w:rPr>
          <w:rFonts w:cs="Arial"/>
          <w:i w:val="0"/>
          <w:iCs w:val="0"/>
          <w:sz w:val="24"/>
          <w:szCs w:val="24"/>
        </w:rPr>
        <w:fldChar w:fldCharType="end"/>
      </w:r>
      <w:r w:rsidRPr="00312394">
        <w:rPr>
          <w:rFonts w:cs="Arial"/>
          <w:i w:val="0"/>
          <w:iCs w:val="0"/>
          <w:sz w:val="24"/>
          <w:szCs w:val="24"/>
        </w:rPr>
        <w:t>. Plot for our missing values on each column.</w:t>
      </w:r>
      <w:bookmarkEnd w:id="50"/>
    </w:p>
    <w:p w14:paraId="4E35D81B" w14:textId="77777777" w:rsidR="00A963EF" w:rsidRPr="00083BC6" w:rsidRDefault="000D03AC" w:rsidP="00A963EF">
      <w:pPr>
        <w:keepNext/>
      </w:pPr>
      <w:r w:rsidRPr="00083BC6">
        <w:rPr>
          <w:noProof/>
        </w:rPr>
        <w:drawing>
          <wp:inline distT="0" distB="0" distL="0" distR="0" wp14:anchorId="3EB2FE75" wp14:editId="343838D4">
            <wp:extent cx="6020435" cy="2933114"/>
            <wp:effectExtent l="0" t="0" r="0" b="635"/>
            <wp:docPr id="23" name="Picture" descr="A graph of missing values&#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descr="A graph of missing values&#10;&#10;Description automatically generated"/>
                    <pic:cNvPicPr>
                      <a:picLocks noChangeAspect="1" noChangeArrowheads="1"/>
                    </pic:cNvPicPr>
                  </pic:nvPicPr>
                  <pic:blipFill>
                    <a:blip r:embed="rId19"/>
                    <a:stretch>
                      <a:fillRect/>
                    </a:stretch>
                  </pic:blipFill>
                  <pic:spPr bwMode="auto">
                    <a:xfrm>
                      <a:off x="0" y="0"/>
                      <a:ext cx="6037685" cy="2941518"/>
                    </a:xfrm>
                    <a:prstGeom prst="rect">
                      <a:avLst/>
                    </a:prstGeom>
                    <a:noFill/>
                    <a:ln w="9525">
                      <a:noFill/>
                      <a:headEnd/>
                      <a:tailEnd/>
                    </a:ln>
                  </pic:spPr>
                </pic:pic>
              </a:graphicData>
            </a:graphic>
          </wp:inline>
        </w:drawing>
      </w:r>
    </w:p>
    <w:p w14:paraId="24AF7C16" w14:textId="2F70DF0F" w:rsidR="009F254C" w:rsidRDefault="00A963EF" w:rsidP="00A963EF">
      <w:pPr>
        <w:pStyle w:val="Caption"/>
        <w:jc w:val="both"/>
        <w:rPr>
          <w:rFonts w:cs="Arial"/>
          <w:i w:val="0"/>
          <w:iCs w:val="0"/>
          <w:sz w:val="24"/>
          <w:szCs w:val="24"/>
        </w:rPr>
      </w:pPr>
      <w:bookmarkStart w:id="51" w:name="_Toc168323989"/>
      <w:r w:rsidRPr="00083BC6">
        <w:rPr>
          <w:rFonts w:cs="Arial"/>
          <w:i w:val="0"/>
          <w:iCs w:val="0"/>
          <w:sz w:val="24"/>
          <w:szCs w:val="24"/>
        </w:rPr>
        <w:t xml:space="preserve">Figure </w:t>
      </w:r>
      <w:r w:rsidRPr="00083BC6">
        <w:rPr>
          <w:rFonts w:cs="Arial"/>
          <w:i w:val="0"/>
          <w:iCs w:val="0"/>
          <w:sz w:val="24"/>
          <w:szCs w:val="24"/>
        </w:rPr>
        <w:fldChar w:fldCharType="begin"/>
      </w:r>
      <w:r w:rsidRPr="00083BC6">
        <w:rPr>
          <w:rFonts w:cs="Arial"/>
          <w:i w:val="0"/>
          <w:iCs w:val="0"/>
          <w:sz w:val="24"/>
          <w:szCs w:val="24"/>
        </w:rPr>
        <w:instrText xml:space="preserve"> SEQ Figure \* ARABIC </w:instrText>
      </w:r>
      <w:r w:rsidRPr="00083BC6">
        <w:rPr>
          <w:rFonts w:cs="Arial"/>
          <w:i w:val="0"/>
          <w:iCs w:val="0"/>
          <w:sz w:val="24"/>
          <w:szCs w:val="24"/>
        </w:rPr>
        <w:fldChar w:fldCharType="separate"/>
      </w:r>
      <w:r w:rsidR="002F2214">
        <w:rPr>
          <w:rFonts w:cs="Arial"/>
          <w:i w:val="0"/>
          <w:iCs w:val="0"/>
          <w:noProof/>
          <w:sz w:val="24"/>
          <w:szCs w:val="24"/>
        </w:rPr>
        <w:t>9</w:t>
      </w:r>
      <w:r w:rsidRPr="00083BC6">
        <w:rPr>
          <w:rFonts w:cs="Arial"/>
          <w:i w:val="0"/>
          <w:iCs w:val="0"/>
          <w:sz w:val="24"/>
          <w:szCs w:val="24"/>
        </w:rPr>
        <w:fldChar w:fldCharType="end"/>
      </w:r>
      <w:r w:rsidRPr="00083BC6">
        <w:rPr>
          <w:rFonts w:cs="Arial"/>
          <w:i w:val="0"/>
          <w:iCs w:val="0"/>
          <w:sz w:val="24"/>
          <w:szCs w:val="24"/>
        </w:rPr>
        <w:t>. Bar chart of missing values</w:t>
      </w:r>
      <w:bookmarkEnd w:id="51"/>
    </w:p>
    <w:p w14:paraId="2C9888A9" w14:textId="77777777" w:rsidR="00024969" w:rsidRDefault="00024969" w:rsidP="00024969">
      <w:pPr>
        <w:keepNext/>
      </w:pPr>
      <w:r>
        <w:rPr>
          <w:noProof/>
        </w:rPr>
        <w:drawing>
          <wp:inline distT="0" distB="0" distL="0" distR="0" wp14:anchorId="14C2B02E" wp14:editId="733FC015">
            <wp:extent cx="6028006" cy="2545715"/>
            <wp:effectExtent l="0" t="0" r="0" b="6985"/>
            <wp:docPr id="26" name="Picture"/>
            <wp:cNvGraphicFramePr/>
            <a:graphic xmlns:a="http://schemas.openxmlformats.org/drawingml/2006/main">
              <a:graphicData uri="http://schemas.openxmlformats.org/drawingml/2006/picture">
                <pic:pic xmlns:pic="http://schemas.openxmlformats.org/drawingml/2006/picture">
                  <pic:nvPicPr>
                    <pic:cNvPr id="27" name="Picture" descr="MAY-3OTH-7006_files/figure-docx/unnamed-chunk-4-2.png"/>
                    <pic:cNvPicPr>
                      <a:picLocks noChangeAspect="1" noChangeArrowheads="1"/>
                    </pic:cNvPicPr>
                  </pic:nvPicPr>
                  <pic:blipFill>
                    <a:blip r:embed="rId20"/>
                    <a:stretch>
                      <a:fillRect/>
                    </a:stretch>
                  </pic:blipFill>
                  <pic:spPr bwMode="auto">
                    <a:xfrm>
                      <a:off x="0" y="0"/>
                      <a:ext cx="6039424" cy="2550537"/>
                    </a:xfrm>
                    <a:prstGeom prst="rect">
                      <a:avLst/>
                    </a:prstGeom>
                    <a:noFill/>
                    <a:ln w="9525">
                      <a:noFill/>
                      <a:headEnd/>
                      <a:tailEnd/>
                    </a:ln>
                  </pic:spPr>
                </pic:pic>
              </a:graphicData>
            </a:graphic>
          </wp:inline>
        </w:drawing>
      </w:r>
    </w:p>
    <w:p w14:paraId="1E7BCDED" w14:textId="148D928F" w:rsidR="00811F3A" w:rsidRPr="00024969" w:rsidRDefault="00024969" w:rsidP="00024969">
      <w:pPr>
        <w:pStyle w:val="Caption"/>
        <w:rPr>
          <w:rFonts w:cs="Arial"/>
          <w:i w:val="0"/>
          <w:iCs w:val="0"/>
          <w:sz w:val="24"/>
          <w:szCs w:val="24"/>
        </w:rPr>
      </w:pPr>
      <w:bookmarkStart w:id="52" w:name="_Toc168323990"/>
      <w:r w:rsidRPr="00024969">
        <w:rPr>
          <w:rFonts w:cs="Arial"/>
          <w:i w:val="0"/>
          <w:iCs w:val="0"/>
          <w:sz w:val="24"/>
          <w:szCs w:val="24"/>
        </w:rPr>
        <w:t xml:space="preserve">Figure </w:t>
      </w:r>
      <w:r w:rsidRPr="00024969">
        <w:rPr>
          <w:rFonts w:cs="Arial"/>
          <w:i w:val="0"/>
          <w:iCs w:val="0"/>
          <w:sz w:val="24"/>
          <w:szCs w:val="24"/>
        </w:rPr>
        <w:fldChar w:fldCharType="begin"/>
      </w:r>
      <w:r w:rsidRPr="00024969">
        <w:rPr>
          <w:rFonts w:cs="Arial"/>
          <w:i w:val="0"/>
          <w:iCs w:val="0"/>
          <w:sz w:val="24"/>
          <w:szCs w:val="24"/>
        </w:rPr>
        <w:instrText xml:space="preserve"> SEQ Figure \* ARABIC </w:instrText>
      </w:r>
      <w:r w:rsidRPr="00024969">
        <w:rPr>
          <w:rFonts w:cs="Arial"/>
          <w:i w:val="0"/>
          <w:iCs w:val="0"/>
          <w:sz w:val="24"/>
          <w:szCs w:val="24"/>
        </w:rPr>
        <w:fldChar w:fldCharType="separate"/>
      </w:r>
      <w:r w:rsidR="002F2214">
        <w:rPr>
          <w:rFonts w:cs="Arial"/>
          <w:i w:val="0"/>
          <w:iCs w:val="0"/>
          <w:noProof/>
          <w:sz w:val="24"/>
          <w:szCs w:val="24"/>
        </w:rPr>
        <w:t>10</w:t>
      </w:r>
      <w:r w:rsidRPr="00024969">
        <w:rPr>
          <w:rFonts w:cs="Arial"/>
          <w:i w:val="0"/>
          <w:iCs w:val="0"/>
          <w:sz w:val="24"/>
          <w:szCs w:val="24"/>
        </w:rPr>
        <w:fldChar w:fldCharType="end"/>
      </w:r>
      <w:r w:rsidRPr="00024969">
        <w:rPr>
          <w:rFonts w:cs="Arial"/>
          <w:i w:val="0"/>
          <w:iCs w:val="0"/>
          <w:sz w:val="24"/>
          <w:szCs w:val="24"/>
        </w:rPr>
        <w:t xml:space="preserve">. Visualisation of missing values using </w:t>
      </w:r>
      <w:proofErr w:type="spellStart"/>
      <w:r w:rsidRPr="00024969">
        <w:rPr>
          <w:rFonts w:cs="Arial"/>
          <w:i w:val="0"/>
          <w:iCs w:val="0"/>
          <w:sz w:val="24"/>
          <w:szCs w:val="24"/>
        </w:rPr>
        <w:t>vis_miss</w:t>
      </w:r>
      <w:proofErr w:type="spellEnd"/>
      <w:r w:rsidRPr="00024969">
        <w:rPr>
          <w:rFonts w:cs="Arial"/>
          <w:i w:val="0"/>
          <w:iCs w:val="0"/>
          <w:sz w:val="24"/>
          <w:szCs w:val="24"/>
        </w:rPr>
        <w:t>() function</w:t>
      </w:r>
      <w:bookmarkEnd w:id="52"/>
    </w:p>
    <w:p w14:paraId="7F6521DD" w14:textId="77777777" w:rsidR="00327769" w:rsidRPr="00083BC6" w:rsidRDefault="00186EE3" w:rsidP="00B976DE">
      <w:pPr>
        <w:spacing w:line="360" w:lineRule="auto"/>
        <w:jc w:val="both"/>
        <w:rPr>
          <w:szCs w:val="24"/>
        </w:rPr>
      </w:pPr>
      <w:r w:rsidRPr="00083BC6">
        <w:rPr>
          <w:rFonts w:cs="Arial"/>
          <w:szCs w:val="24"/>
        </w:rPr>
        <w:t xml:space="preserve">The above figure is a bar chart </w:t>
      </w:r>
      <w:r w:rsidR="00804E08" w:rsidRPr="00083BC6">
        <w:rPr>
          <w:rFonts w:cs="Arial"/>
          <w:szCs w:val="24"/>
        </w:rPr>
        <w:t>visuali</w:t>
      </w:r>
      <w:r w:rsidR="00847C18" w:rsidRPr="00083BC6">
        <w:rPr>
          <w:rFonts w:cs="Arial"/>
          <w:szCs w:val="24"/>
        </w:rPr>
        <w:t>s</w:t>
      </w:r>
      <w:r w:rsidR="00804E08" w:rsidRPr="00083BC6">
        <w:rPr>
          <w:rFonts w:cs="Arial"/>
          <w:szCs w:val="24"/>
        </w:rPr>
        <w:t xml:space="preserve">ing </w:t>
      </w:r>
      <w:r w:rsidRPr="00083BC6">
        <w:rPr>
          <w:rFonts w:cs="Arial"/>
          <w:szCs w:val="24"/>
        </w:rPr>
        <w:t xml:space="preserve"> the number of missing values for each variable.</w:t>
      </w:r>
      <w:r w:rsidR="000A396E" w:rsidRPr="00083BC6">
        <w:rPr>
          <w:rFonts w:cs="Arial"/>
          <w:szCs w:val="24"/>
        </w:rPr>
        <w:t xml:space="preserve"> </w:t>
      </w:r>
      <w:r w:rsidR="00084A25" w:rsidRPr="00083BC6">
        <w:rPr>
          <w:rFonts w:cs="Arial"/>
          <w:szCs w:val="24"/>
        </w:rPr>
        <w:t xml:space="preserve">As explained by </w:t>
      </w:r>
      <w:r w:rsidR="00084A25" w:rsidRPr="00083BC6">
        <w:rPr>
          <w:rFonts w:cs="Arial"/>
          <w:szCs w:val="24"/>
        </w:rPr>
        <w:fldChar w:fldCharType="begin"/>
      </w:r>
      <w:r w:rsidR="00084A25" w:rsidRPr="00083BC6">
        <w:rPr>
          <w:rFonts w:cs="Arial"/>
          <w:szCs w:val="24"/>
        </w:rPr>
        <w:instrText xml:space="preserve"> ADDIN ZOTERO_ITEM CSL_CITATION {"citationID":"yBOaciKo","properties":{"formattedCitation":"(Huang, 2021)","plainCitation":"(Huang, 2021)","noteIndex":0},"citationItems":[{"id":430,"uris":["http://zotero.org/users/12984671/items/XSVFVL4I"],"itemData":{"id":430,"type":"article-journal","abstract":"In the context of the rapid development of integrated energy and the digital transformation of power grids, data is playing an increasingly important role in the safe operation of power grids. To deepen the value of data application and ensure the accuracy of data application, this paper proposes a data filling method that combines linear interpolation and LightGBM (Light Gradient Boosting Machine) in response to the missing phenomenon in the source network data collection process. The process can generally be divided into 2 steps: First, linear interpolation is exploited to process short-term missing data. Then the LightGBM can be used to process long-term missing data. In the process of using LightGBM, linear interpolation is used to interpolate the independent variables of the input model. Through the above process, the data for the missing ratio could be obtained, which can then be used to complete all data filling in order from high to low. Through actual data test, this method has better data filling performance.","container-title":"Journal of Physics: Conference Series","DOI":"10.1088/1742-6596/1754/1/012187","ISSN":"1742-6596","issue":"1","journalAbbreviation":"J. Phys.: Conf. Ser.","language":"en","note":"publisher: IOP Publishing","page":"012187","source":"Institute of Physics","title":"Missing data filling method based on linear interpolation and lightgbm","URL":"https://dx.doi.org/10.1088/1742-6596/1754/1/012187","volume":"1754","author":[{"family":"Huang","given":"Guilin"}],"accessed":{"date-parts":[["2024",5,14]]},"issued":{"date-parts":[["2021",2]]}}}],"schema":"https://github.com/citation-style-language/schema/raw/master/csl-citation.json"} </w:instrText>
      </w:r>
      <w:r w:rsidR="00084A25" w:rsidRPr="00083BC6">
        <w:rPr>
          <w:rFonts w:cs="Arial"/>
          <w:szCs w:val="24"/>
        </w:rPr>
        <w:fldChar w:fldCharType="separate"/>
      </w:r>
      <w:r w:rsidR="00084A25" w:rsidRPr="00083BC6">
        <w:rPr>
          <w:rFonts w:cs="Arial"/>
        </w:rPr>
        <w:t xml:space="preserve">Huang </w:t>
      </w:r>
      <w:r w:rsidR="00B533B7" w:rsidRPr="00083BC6">
        <w:rPr>
          <w:rFonts w:cs="Arial"/>
        </w:rPr>
        <w:t>(</w:t>
      </w:r>
      <w:r w:rsidR="00084A25" w:rsidRPr="00083BC6">
        <w:rPr>
          <w:rFonts w:cs="Arial"/>
        </w:rPr>
        <w:t>2021)</w:t>
      </w:r>
      <w:r w:rsidR="00084A25" w:rsidRPr="00083BC6">
        <w:rPr>
          <w:rFonts w:cs="Arial"/>
          <w:szCs w:val="24"/>
        </w:rPr>
        <w:fldChar w:fldCharType="end"/>
      </w:r>
      <w:r w:rsidR="00B533B7" w:rsidRPr="00083BC6">
        <w:rPr>
          <w:rFonts w:cs="Arial"/>
          <w:szCs w:val="24"/>
        </w:rPr>
        <w:t xml:space="preserve">, </w:t>
      </w:r>
      <w:r w:rsidR="005B1B25" w:rsidRPr="00083BC6">
        <w:rPr>
          <w:rFonts w:cs="Arial"/>
          <w:szCs w:val="24"/>
        </w:rPr>
        <w:t xml:space="preserve">One way to interpolate one-dimensional data is using linear generate the data value. </w:t>
      </w:r>
      <w:r w:rsidR="000A765E" w:rsidRPr="00083BC6">
        <w:rPr>
          <w:rFonts w:cs="Arial"/>
          <w:szCs w:val="24"/>
        </w:rPr>
        <w:t xml:space="preserve">After using Linear interpolation </w:t>
      </w:r>
      <w:r w:rsidR="007C2B21" w:rsidRPr="00083BC6">
        <w:rPr>
          <w:rFonts w:cs="Arial"/>
          <w:szCs w:val="24"/>
        </w:rPr>
        <w:t>(</w:t>
      </w:r>
      <w:proofErr w:type="spellStart"/>
      <w:r w:rsidR="000A765E" w:rsidRPr="00083BC6">
        <w:rPr>
          <w:rFonts w:cs="Arial"/>
          <w:szCs w:val="24"/>
        </w:rPr>
        <w:t>na.approx</w:t>
      </w:r>
      <w:proofErr w:type="spellEnd"/>
      <w:r w:rsidR="007C2B21" w:rsidRPr="00083BC6">
        <w:rPr>
          <w:rFonts w:cs="Arial"/>
          <w:szCs w:val="24"/>
        </w:rPr>
        <w:t>)</w:t>
      </w:r>
      <w:r w:rsidR="000A765E" w:rsidRPr="00083BC6">
        <w:rPr>
          <w:rFonts w:cs="Arial"/>
          <w:szCs w:val="24"/>
        </w:rPr>
        <w:t xml:space="preserve">, </w:t>
      </w:r>
      <w:r w:rsidR="00814E8A" w:rsidRPr="00083BC6">
        <w:rPr>
          <w:rFonts w:cs="Arial"/>
          <w:szCs w:val="24"/>
        </w:rPr>
        <w:t xml:space="preserve">interpolation, which </w:t>
      </w:r>
      <w:r w:rsidR="00814E8A" w:rsidRPr="00083BC6">
        <w:rPr>
          <w:rFonts w:cs="Arial"/>
          <w:szCs w:val="24"/>
        </w:rPr>
        <w:lastRenderedPageBreak/>
        <w:t xml:space="preserve">uses two neighbouring points in the one-dimensional data sequence to </w:t>
      </w:r>
      <w:r w:rsidR="003F1B0E" w:rsidRPr="00083BC6">
        <w:rPr>
          <w:rFonts w:cs="Arial"/>
          <w:szCs w:val="24"/>
        </w:rPr>
        <w:t>all missing values were handled appropriately</w:t>
      </w:r>
      <w:r w:rsidR="007C2B21" w:rsidRPr="00083BC6">
        <w:rPr>
          <w:rFonts w:cs="Arial"/>
          <w:szCs w:val="24"/>
        </w:rPr>
        <w:t>.</w:t>
      </w:r>
      <w:bookmarkStart w:id="53" w:name="_Toc166698997"/>
      <w:r w:rsidR="00327769" w:rsidRPr="00083BC6">
        <w:rPr>
          <w:szCs w:val="24"/>
        </w:rPr>
        <w:t xml:space="preserve"> </w:t>
      </w:r>
    </w:p>
    <w:p w14:paraId="3BDF6914" w14:textId="77777777" w:rsidR="00FC69DD" w:rsidRPr="00083BC6" w:rsidRDefault="00FC69DD" w:rsidP="00312394">
      <w:pPr>
        <w:keepNext/>
        <w:spacing w:line="240" w:lineRule="auto"/>
        <w:jc w:val="both"/>
      </w:pPr>
      <w:r w:rsidRPr="00083BC6">
        <w:rPr>
          <w:noProof/>
          <w:szCs w:val="24"/>
        </w:rPr>
        <w:drawing>
          <wp:inline distT="0" distB="0" distL="0" distR="0" wp14:anchorId="7C324F57" wp14:editId="289B5E3B">
            <wp:extent cx="6188710" cy="1005840"/>
            <wp:effectExtent l="0" t="0" r="2540" b="3810"/>
            <wp:docPr id="963812165"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12165" name="Picture 10"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05790" cy="1008616"/>
                    </a:xfrm>
                    <a:prstGeom prst="rect">
                      <a:avLst/>
                    </a:prstGeom>
                  </pic:spPr>
                </pic:pic>
              </a:graphicData>
            </a:graphic>
          </wp:inline>
        </w:drawing>
      </w:r>
    </w:p>
    <w:p w14:paraId="59A5597A" w14:textId="7129B7EF" w:rsidR="009318F1" w:rsidRPr="00083BC6" w:rsidRDefault="00FC69DD" w:rsidP="009318F1">
      <w:pPr>
        <w:pStyle w:val="Caption"/>
        <w:jc w:val="both"/>
        <w:rPr>
          <w:rFonts w:cs="Arial"/>
          <w:i w:val="0"/>
          <w:iCs w:val="0"/>
          <w:sz w:val="24"/>
          <w:szCs w:val="24"/>
        </w:rPr>
      </w:pPr>
      <w:bookmarkStart w:id="54" w:name="_Toc168323991"/>
      <w:r w:rsidRPr="00083BC6">
        <w:rPr>
          <w:rFonts w:cs="Arial"/>
          <w:i w:val="0"/>
          <w:iCs w:val="0"/>
          <w:sz w:val="24"/>
          <w:szCs w:val="24"/>
        </w:rPr>
        <w:t xml:space="preserve">Figure </w:t>
      </w:r>
      <w:r w:rsidRPr="00083BC6">
        <w:rPr>
          <w:rFonts w:cs="Arial"/>
          <w:i w:val="0"/>
          <w:iCs w:val="0"/>
          <w:sz w:val="24"/>
          <w:szCs w:val="24"/>
        </w:rPr>
        <w:fldChar w:fldCharType="begin"/>
      </w:r>
      <w:r w:rsidRPr="00083BC6">
        <w:rPr>
          <w:rFonts w:cs="Arial"/>
          <w:i w:val="0"/>
          <w:iCs w:val="0"/>
          <w:sz w:val="24"/>
          <w:szCs w:val="24"/>
        </w:rPr>
        <w:instrText xml:space="preserve"> SEQ Figure \* ARABIC </w:instrText>
      </w:r>
      <w:r w:rsidRPr="00083BC6">
        <w:rPr>
          <w:rFonts w:cs="Arial"/>
          <w:i w:val="0"/>
          <w:iCs w:val="0"/>
          <w:sz w:val="24"/>
          <w:szCs w:val="24"/>
        </w:rPr>
        <w:fldChar w:fldCharType="separate"/>
      </w:r>
      <w:r w:rsidR="002F2214">
        <w:rPr>
          <w:rFonts w:cs="Arial"/>
          <w:i w:val="0"/>
          <w:iCs w:val="0"/>
          <w:noProof/>
          <w:sz w:val="24"/>
          <w:szCs w:val="24"/>
        </w:rPr>
        <w:t>11</w:t>
      </w:r>
      <w:r w:rsidRPr="00083BC6">
        <w:rPr>
          <w:rFonts w:cs="Arial"/>
          <w:i w:val="0"/>
          <w:iCs w:val="0"/>
          <w:sz w:val="24"/>
          <w:szCs w:val="24"/>
        </w:rPr>
        <w:fldChar w:fldCharType="end"/>
      </w:r>
      <w:r w:rsidRPr="00083BC6">
        <w:rPr>
          <w:rFonts w:cs="Arial"/>
          <w:i w:val="0"/>
          <w:iCs w:val="0"/>
          <w:sz w:val="24"/>
          <w:szCs w:val="24"/>
        </w:rPr>
        <w:t xml:space="preserve"> Linear Interpolation of all NA </w:t>
      </w:r>
      <w:r w:rsidR="009318F1" w:rsidRPr="00083BC6">
        <w:rPr>
          <w:rFonts w:cs="Arial"/>
          <w:i w:val="0"/>
          <w:iCs w:val="0"/>
          <w:sz w:val="24"/>
          <w:szCs w:val="24"/>
        </w:rPr>
        <w:t>values.</w:t>
      </w:r>
      <w:bookmarkEnd w:id="53"/>
      <w:bookmarkEnd w:id="54"/>
    </w:p>
    <w:p w14:paraId="75A3FD70" w14:textId="7ECB55BE" w:rsidR="00B938C4" w:rsidRPr="00083BC6" w:rsidRDefault="00D93A02" w:rsidP="009318F1">
      <w:pPr>
        <w:rPr>
          <w:rFonts w:cs="Arial"/>
          <w:szCs w:val="24"/>
        </w:rPr>
      </w:pPr>
      <w:r w:rsidRPr="00083BC6">
        <w:rPr>
          <w:rFonts w:cs="Arial"/>
          <w:szCs w:val="24"/>
        </w:rPr>
        <w:t xml:space="preserve">The figure below shows the missing value after </w:t>
      </w:r>
      <w:r w:rsidR="00D625EF" w:rsidRPr="00083BC6">
        <w:rPr>
          <w:rFonts w:cs="Arial"/>
          <w:szCs w:val="24"/>
        </w:rPr>
        <w:t>deploying linear interpolation to handle the NA values.</w:t>
      </w:r>
    </w:p>
    <w:p w14:paraId="5127F3F7" w14:textId="77777777" w:rsidR="006C6E85" w:rsidRPr="00083BC6" w:rsidRDefault="003965DA" w:rsidP="006C6E85">
      <w:pPr>
        <w:keepNext/>
        <w:spacing w:line="360" w:lineRule="auto"/>
        <w:jc w:val="both"/>
      </w:pPr>
      <w:r w:rsidRPr="00083BC6">
        <w:rPr>
          <w:rFonts w:cs="Arial"/>
          <w:noProof/>
          <w:szCs w:val="24"/>
        </w:rPr>
        <w:drawing>
          <wp:inline distT="0" distB="0" distL="0" distR="0" wp14:anchorId="7EB4C469" wp14:editId="606E151A">
            <wp:extent cx="6188710" cy="2208628"/>
            <wp:effectExtent l="0" t="0" r="2540" b="1270"/>
            <wp:docPr id="2074026276" name="Picture 9"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26276" name="Picture 9" descr="A screen shot of a computer code"/>
                    <pic:cNvPicPr/>
                  </pic:nvPicPr>
                  <pic:blipFill>
                    <a:blip r:embed="rId22">
                      <a:extLst>
                        <a:ext uri="{28A0092B-C50C-407E-A947-70E740481C1C}">
                          <a14:useLocalDpi xmlns:a14="http://schemas.microsoft.com/office/drawing/2010/main" val="0"/>
                        </a:ext>
                      </a:extLst>
                    </a:blip>
                    <a:stretch>
                      <a:fillRect/>
                    </a:stretch>
                  </pic:blipFill>
                  <pic:spPr>
                    <a:xfrm>
                      <a:off x="0" y="0"/>
                      <a:ext cx="6200998" cy="2213013"/>
                    </a:xfrm>
                    <a:prstGeom prst="rect">
                      <a:avLst/>
                    </a:prstGeom>
                  </pic:spPr>
                </pic:pic>
              </a:graphicData>
            </a:graphic>
          </wp:inline>
        </w:drawing>
      </w:r>
    </w:p>
    <w:p w14:paraId="66208B7E" w14:textId="75EE07C8" w:rsidR="003965DA" w:rsidRDefault="006C6E85" w:rsidP="006C6E85">
      <w:pPr>
        <w:pStyle w:val="Caption"/>
        <w:jc w:val="both"/>
        <w:rPr>
          <w:rFonts w:cs="Arial"/>
          <w:i w:val="0"/>
          <w:iCs w:val="0"/>
          <w:sz w:val="24"/>
          <w:szCs w:val="24"/>
        </w:rPr>
      </w:pPr>
      <w:bookmarkStart w:id="55" w:name="_Toc168323992"/>
      <w:r w:rsidRPr="00083BC6">
        <w:rPr>
          <w:rFonts w:cs="Arial"/>
          <w:i w:val="0"/>
          <w:iCs w:val="0"/>
          <w:sz w:val="24"/>
          <w:szCs w:val="24"/>
        </w:rPr>
        <w:t xml:space="preserve">Figure </w:t>
      </w:r>
      <w:r w:rsidRPr="00083BC6">
        <w:rPr>
          <w:rFonts w:cs="Arial"/>
          <w:i w:val="0"/>
          <w:iCs w:val="0"/>
          <w:sz w:val="24"/>
          <w:szCs w:val="24"/>
        </w:rPr>
        <w:fldChar w:fldCharType="begin"/>
      </w:r>
      <w:r w:rsidRPr="00083BC6">
        <w:rPr>
          <w:rFonts w:cs="Arial"/>
          <w:i w:val="0"/>
          <w:iCs w:val="0"/>
          <w:sz w:val="24"/>
          <w:szCs w:val="24"/>
        </w:rPr>
        <w:instrText xml:space="preserve"> SEQ Figure \* ARABIC </w:instrText>
      </w:r>
      <w:r w:rsidRPr="00083BC6">
        <w:rPr>
          <w:rFonts w:cs="Arial"/>
          <w:i w:val="0"/>
          <w:iCs w:val="0"/>
          <w:sz w:val="24"/>
          <w:szCs w:val="24"/>
        </w:rPr>
        <w:fldChar w:fldCharType="separate"/>
      </w:r>
      <w:r w:rsidR="002F2214">
        <w:rPr>
          <w:rFonts w:cs="Arial"/>
          <w:i w:val="0"/>
          <w:iCs w:val="0"/>
          <w:noProof/>
          <w:sz w:val="24"/>
          <w:szCs w:val="24"/>
        </w:rPr>
        <w:t>12</w:t>
      </w:r>
      <w:r w:rsidRPr="00083BC6">
        <w:rPr>
          <w:rFonts w:cs="Arial"/>
          <w:i w:val="0"/>
          <w:iCs w:val="0"/>
          <w:sz w:val="24"/>
          <w:szCs w:val="24"/>
        </w:rPr>
        <w:fldChar w:fldCharType="end"/>
      </w:r>
      <w:r w:rsidRPr="00083BC6">
        <w:rPr>
          <w:rFonts w:cs="Arial"/>
          <w:i w:val="0"/>
          <w:iCs w:val="0"/>
          <w:sz w:val="24"/>
          <w:szCs w:val="24"/>
        </w:rPr>
        <w:t xml:space="preserve">. </w:t>
      </w:r>
      <w:r w:rsidR="00373343">
        <w:rPr>
          <w:rFonts w:cs="Arial"/>
          <w:i w:val="0"/>
          <w:iCs w:val="0"/>
          <w:sz w:val="24"/>
          <w:szCs w:val="24"/>
        </w:rPr>
        <w:t>H</w:t>
      </w:r>
      <w:r w:rsidR="00E20B6E" w:rsidRPr="00083BC6">
        <w:rPr>
          <w:rFonts w:cs="Arial"/>
          <w:i w:val="0"/>
          <w:iCs w:val="0"/>
          <w:sz w:val="24"/>
          <w:szCs w:val="24"/>
        </w:rPr>
        <w:t xml:space="preserve">andled </w:t>
      </w:r>
      <w:r w:rsidRPr="00083BC6">
        <w:rPr>
          <w:rFonts w:cs="Arial"/>
          <w:i w:val="0"/>
          <w:iCs w:val="0"/>
          <w:sz w:val="24"/>
          <w:szCs w:val="24"/>
        </w:rPr>
        <w:t>missing value</w:t>
      </w:r>
      <w:r w:rsidR="00E20B6E" w:rsidRPr="00083BC6">
        <w:rPr>
          <w:rFonts w:cs="Arial"/>
          <w:i w:val="0"/>
          <w:iCs w:val="0"/>
          <w:sz w:val="24"/>
          <w:szCs w:val="24"/>
        </w:rPr>
        <w:t>s</w:t>
      </w:r>
      <w:r w:rsidRPr="00083BC6">
        <w:rPr>
          <w:rFonts w:cs="Arial"/>
          <w:i w:val="0"/>
          <w:iCs w:val="0"/>
          <w:sz w:val="24"/>
          <w:szCs w:val="24"/>
        </w:rPr>
        <w:t xml:space="preserve"> after deploying Linear Interpolation </w:t>
      </w:r>
      <w:r w:rsidR="009318F1" w:rsidRPr="00083BC6">
        <w:rPr>
          <w:rFonts w:cs="Arial"/>
          <w:i w:val="0"/>
          <w:iCs w:val="0"/>
          <w:sz w:val="24"/>
          <w:szCs w:val="24"/>
        </w:rPr>
        <w:t>function.</w:t>
      </w:r>
      <w:bookmarkEnd w:id="55"/>
    </w:p>
    <w:p w14:paraId="212B748D" w14:textId="77777777" w:rsidR="008A591A" w:rsidRDefault="000E467F" w:rsidP="008A591A">
      <w:pPr>
        <w:keepNext/>
      </w:pPr>
      <w:r>
        <w:rPr>
          <w:noProof/>
        </w:rPr>
        <w:t xml:space="preserve"> </w:t>
      </w:r>
      <w:r>
        <w:rPr>
          <w:noProof/>
        </w:rPr>
        <w:drawing>
          <wp:inline distT="0" distB="0" distL="0" distR="0" wp14:anchorId="78FFC0DD" wp14:editId="44D0F773">
            <wp:extent cx="6147435" cy="2595489"/>
            <wp:effectExtent l="0" t="0" r="5715"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MAY-3OTH-7006_files/figure-docx/unnamed-chunk-5-1.png"/>
                    <pic:cNvPicPr>
                      <a:picLocks noChangeAspect="1" noChangeArrowheads="1"/>
                    </pic:cNvPicPr>
                  </pic:nvPicPr>
                  <pic:blipFill>
                    <a:blip r:embed="rId23"/>
                    <a:stretch>
                      <a:fillRect/>
                    </a:stretch>
                  </pic:blipFill>
                  <pic:spPr bwMode="auto">
                    <a:xfrm>
                      <a:off x="0" y="0"/>
                      <a:ext cx="6162536" cy="2601865"/>
                    </a:xfrm>
                    <a:prstGeom prst="rect">
                      <a:avLst/>
                    </a:prstGeom>
                    <a:noFill/>
                    <a:ln w="9525">
                      <a:noFill/>
                      <a:headEnd/>
                      <a:tailEnd/>
                    </a:ln>
                  </pic:spPr>
                </pic:pic>
              </a:graphicData>
            </a:graphic>
          </wp:inline>
        </w:drawing>
      </w:r>
    </w:p>
    <w:p w14:paraId="1B230597" w14:textId="7247E1E6" w:rsidR="008A591A" w:rsidRPr="001D1EB2" w:rsidRDefault="008A591A" w:rsidP="001D1EB2">
      <w:pPr>
        <w:pStyle w:val="Caption"/>
        <w:jc w:val="both"/>
        <w:rPr>
          <w:rFonts w:cs="Arial"/>
          <w:i w:val="0"/>
          <w:iCs w:val="0"/>
          <w:sz w:val="24"/>
          <w:szCs w:val="24"/>
        </w:rPr>
      </w:pPr>
      <w:bookmarkStart w:id="56" w:name="_Toc168323993"/>
      <w:r w:rsidRPr="001D1EB2">
        <w:rPr>
          <w:rFonts w:cs="Arial"/>
          <w:i w:val="0"/>
          <w:iCs w:val="0"/>
          <w:sz w:val="24"/>
          <w:szCs w:val="24"/>
        </w:rPr>
        <w:t xml:space="preserve">Figure </w:t>
      </w:r>
      <w:r w:rsidRPr="001D1EB2">
        <w:rPr>
          <w:rFonts w:cs="Arial"/>
          <w:i w:val="0"/>
          <w:iCs w:val="0"/>
          <w:sz w:val="24"/>
          <w:szCs w:val="24"/>
        </w:rPr>
        <w:fldChar w:fldCharType="begin"/>
      </w:r>
      <w:r w:rsidRPr="001D1EB2">
        <w:rPr>
          <w:rFonts w:cs="Arial"/>
          <w:i w:val="0"/>
          <w:iCs w:val="0"/>
          <w:sz w:val="24"/>
          <w:szCs w:val="24"/>
        </w:rPr>
        <w:instrText xml:space="preserve"> SEQ Figure \* ARABIC </w:instrText>
      </w:r>
      <w:r w:rsidRPr="001D1EB2">
        <w:rPr>
          <w:rFonts w:cs="Arial"/>
          <w:i w:val="0"/>
          <w:iCs w:val="0"/>
          <w:sz w:val="24"/>
          <w:szCs w:val="24"/>
        </w:rPr>
        <w:fldChar w:fldCharType="separate"/>
      </w:r>
      <w:r w:rsidR="002F2214">
        <w:rPr>
          <w:rFonts w:cs="Arial"/>
          <w:i w:val="0"/>
          <w:iCs w:val="0"/>
          <w:noProof/>
          <w:sz w:val="24"/>
          <w:szCs w:val="24"/>
        </w:rPr>
        <w:t>13</w:t>
      </w:r>
      <w:r w:rsidRPr="001D1EB2">
        <w:rPr>
          <w:rFonts w:cs="Arial"/>
          <w:i w:val="0"/>
          <w:iCs w:val="0"/>
          <w:sz w:val="24"/>
          <w:szCs w:val="24"/>
        </w:rPr>
        <w:fldChar w:fldCharType="end"/>
      </w:r>
      <w:r w:rsidRPr="001D1EB2">
        <w:rPr>
          <w:rFonts w:cs="Arial"/>
          <w:i w:val="0"/>
          <w:iCs w:val="0"/>
          <w:sz w:val="24"/>
          <w:szCs w:val="24"/>
        </w:rPr>
        <w:t>. Visualisation of columns after handling the missing values</w:t>
      </w:r>
      <w:bookmarkEnd w:id="56"/>
    </w:p>
    <w:p w14:paraId="4D922559" w14:textId="07F6C68B" w:rsidR="009629AF" w:rsidRPr="009629AF" w:rsidRDefault="000E467F" w:rsidP="009629AF">
      <w:r>
        <w:t xml:space="preserve"> </w:t>
      </w:r>
    </w:p>
    <w:p w14:paraId="0AF10898" w14:textId="77777777" w:rsidR="001773B5" w:rsidRPr="00083BC6" w:rsidRDefault="000C03C0" w:rsidP="000C03C0">
      <w:pPr>
        <w:pStyle w:val="Heading3"/>
        <w:numPr>
          <w:ilvl w:val="2"/>
          <w:numId w:val="17"/>
        </w:numPr>
        <w:spacing w:line="360" w:lineRule="auto"/>
        <w:jc w:val="both"/>
        <w:rPr>
          <w:rFonts w:cs="Arial"/>
          <w:b/>
          <w:bCs/>
          <w:sz w:val="24"/>
          <w:szCs w:val="24"/>
        </w:rPr>
      </w:pPr>
      <w:bookmarkStart w:id="57" w:name="_Toc166698998"/>
      <w:bookmarkStart w:id="58" w:name="_Toc168323964"/>
      <w:r w:rsidRPr="00083BC6">
        <w:rPr>
          <w:rFonts w:cs="Arial"/>
          <w:b/>
          <w:bCs/>
          <w:sz w:val="24"/>
          <w:szCs w:val="24"/>
        </w:rPr>
        <w:lastRenderedPageBreak/>
        <w:t>Data Cleaning</w:t>
      </w:r>
      <w:bookmarkEnd w:id="57"/>
      <w:bookmarkEnd w:id="58"/>
    </w:p>
    <w:p w14:paraId="11AEB5BB" w14:textId="18FAEEB8" w:rsidR="00221FE7" w:rsidRPr="00083BC6" w:rsidRDefault="00E45E24" w:rsidP="00E45E24">
      <w:pPr>
        <w:spacing w:line="360" w:lineRule="auto"/>
        <w:jc w:val="both"/>
        <w:rPr>
          <w:rFonts w:cs="Arial"/>
          <w:szCs w:val="24"/>
        </w:rPr>
      </w:pPr>
      <w:r w:rsidRPr="00083BC6">
        <w:rPr>
          <w:rFonts w:cs="Arial"/>
          <w:szCs w:val="24"/>
        </w:rPr>
        <w:t xml:space="preserve">Data cleansing is a crucial process that guarantees the integrity and uniformity of the data. This may involve removing duplicates, handling outliers, correcting data entry errors, and standardizing formats. </w:t>
      </w:r>
      <w:r w:rsidR="005B1B25" w:rsidRPr="00083BC6">
        <w:rPr>
          <w:rFonts w:cs="Arial"/>
          <w:szCs w:val="24"/>
        </w:rPr>
        <w:t xml:space="preserve">Detecting and handling unclean data </w:t>
      </w:r>
      <w:r w:rsidR="00DE1363" w:rsidRPr="00083BC6">
        <w:rPr>
          <w:rFonts w:cs="Arial"/>
          <w:szCs w:val="24"/>
        </w:rPr>
        <w:t xml:space="preserve">is one of the recurring issues in data analytics, and failing to do so might result in incorrect insights and erroneous choices </w:t>
      </w:r>
      <w:r w:rsidR="00DE1363" w:rsidRPr="00083BC6">
        <w:rPr>
          <w:rFonts w:cs="Arial"/>
          <w:szCs w:val="24"/>
        </w:rPr>
        <w:fldChar w:fldCharType="begin"/>
      </w:r>
      <w:r w:rsidR="00DE1363" w:rsidRPr="00083BC6">
        <w:rPr>
          <w:rFonts w:cs="Arial"/>
          <w:szCs w:val="24"/>
        </w:rPr>
        <w:instrText xml:space="preserve"> ADDIN ZOTERO_ITEM CSL_CITATION {"citationID":"mJqin4Fn","properties":{"formattedCitation":"(Chu {\\i{}et al.}, 2016)","plainCitation":"(Chu et al., 2016)","noteIndex":0},"citationItems":[{"id":432,"uris":["http://zotero.org/users/12984671/items/2E9Q2JMH"],"itemData":{"id":432,"type":"paper-conference","abstract":"Detecting and repairing dirty data is one of the perennial challenges in data analytics, and failure to do so can result in inaccurate analytics and unreliable decisions. Over the past few years, there has been a surge of interest from both industry and academia on data cleaning problems including new abstractions, interfaces, approaches for scalability, and statistical techniques. To better understand the new advances in the field, we will first present a taxonomy of the data cleaning literature in which we highlight the recent interest in techniques that use constraints, rules, or patterns to detect errors, which we call qualitative data cleaning. We will describe the state-of-the-art techniques and also highlight their limitations with a series of illustrative examples. While traditionally such approaches are distinct from quantitative approaches such as outlier detection, we also discuss recent work that casts such approaches into a statistical estimation framework including: using Machine Learning to improve the efficiency and accuracy of data cleaning and considering the effects of data cleaning on statistical analysis.","collection-title":"SIGMOD '16","container-title":"Proceedings of the 2016 International Conference on Management of Data","DOI":"10.1145/2882903.2912574","event-place":"New York, NY, USA","ISBN":"978-1-4503-3531-7","page":"2201–2206","publisher":"Association for Computing Machinery","publisher-place":"New York, NY, USA","source":"ACM Digital Library","title":"Data Cleaning: Overview and Emerging Challenges","title-short":"Data Cleaning","URL":"https://doi.org/10.1145/2882903.2912574","author":[{"family":"Chu","given":"Xu"},{"family":"Ilyas","given":"Ihab F."},{"family":"Krishnan","given":"Sanjay"},{"family":"Wang","given":"Jiannan"}],"accessed":{"date-parts":[["2024",5,14]]},"issued":{"date-parts":[["2016",6,26]]}}}],"schema":"https://github.com/citation-style-language/schema/raw/master/csl-citation.json"} </w:instrText>
      </w:r>
      <w:r w:rsidR="00DE1363" w:rsidRPr="00083BC6">
        <w:rPr>
          <w:rFonts w:cs="Arial"/>
          <w:szCs w:val="24"/>
        </w:rPr>
        <w:fldChar w:fldCharType="separate"/>
      </w:r>
      <w:r w:rsidR="00DE1363" w:rsidRPr="00083BC6">
        <w:rPr>
          <w:rFonts w:cs="Arial"/>
          <w:kern w:val="0"/>
        </w:rPr>
        <w:t>(Chu et al., 2016)</w:t>
      </w:r>
      <w:r w:rsidR="00DE1363" w:rsidRPr="00083BC6">
        <w:rPr>
          <w:rFonts w:cs="Arial"/>
          <w:szCs w:val="24"/>
        </w:rPr>
        <w:fldChar w:fldCharType="end"/>
      </w:r>
      <w:r w:rsidR="00DE1363" w:rsidRPr="00083BC6">
        <w:rPr>
          <w:rFonts w:cs="Arial"/>
          <w:szCs w:val="24"/>
        </w:rPr>
        <w:t>.</w:t>
      </w:r>
    </w:p>
    <w:p w14:paraId="471EF8D9" w14:textId="384DF79F" w:rsidR="00333BC6" w:rsidRPr="00083BC6" w:rsidRDefault="00221FE7" w:rsidP="00E45E24">
      <w:pPr>
        <w:spacing w:line="360" w:lineRule="auto"/>
        <w:jc w:val="both"/>
        <w:rPr>
          <w:rFonts w:cs="Arial"/>
          <w:szCs w:val="24"/>
        </w:rPr>
      </w:pPr>
      <w:r w:rsidRPr="00083BC6">
        <w:rPr>
          <w:rFonts w:cs="Arial"/>
          <w:szCs w:val="24"/>
        </w:rPr>
        <w:t xml:space="preserve">I will handle my outliers </w:t>
      </w:r>
      <w:r w:rsidR="00842D09" w:rsidRPr="00083BC6">
        <w:rPr>
          <w:rFonts w:cs="Arial"/>
          <w:szCs w:val="24"/>
        </w:rPr>
        <w:t>one by one and show visualisation</w:t>
      </w:r>
      <w:r w:rsidR="00B0278B" w:rsidRPr="00083BC6">
        <w:rPr>
          <w:rFonts w:cs="Arial"/>
          <w:szCs w:val="24"/>
        </w:rPr>
        <w:t>s for each column.</w:t>
      </w:r>
      <w:r w:rsidR="00842D09" w:rsidRPr="00083BC6">
        <w:rPr>
          <w:rFonts w:cs="Arial"/>
          <w:szCs w:val="24"/>
        </w:rPr>
        <w:t xml:space="preserve"> </w:t>
      </w:r>
      <w:r w:rsidR="0058612C" w:rsidRPr="00083BC6">
        <w:rPr>
          <w:rFonts w:cs="Arial"/>
          <w:szCs w:val="24"/>
        </w:rPr>
        <w:t xml:space="preserve">Before </w:t>
      </w:r>
      <w:r w:rsidR="001D3CF3" w:rsidRPr="00083BC6">
        <w:rPr>
          <w:rFonts w:cs="Arial"/>
          <w:szCs w:val="24"/>
        </w:rPr>
        <w:t>checking for my outliers, I need to calculate my windspeed</w:t>
      </w:r>
      <w:r w:rsidR="004B6080" w:rsidRPr="00083BC6">
        <w:rPr>
          <w:rFonts w:cs="Arial"/>
          <w:szCs w:val="24"/>
        </w:rPr>
        <w:t>, I use X and Y components of wind to get my windspeed which will be added to my dataset as a Win</w:t>
      </w:r>
      <w:r w:rsidR="00E02B22" w:rsidRPr="00083BC6">
        <w:rPr>
          <w:rFonts w:cs="Arial"/>
          <w:szCs w:val="24"/>
        </w:rPr>
        <w:t>d</w:t>
      </w:r>
      <w:r w:rsidR="004B6080" w:rsidRPr="00083BC6">
        <w:rPr>
          <w:rFonts w:cs="Arial"/>
          <w:szCs w:val="24"/>
        </w:rPr>
        <w:t>speed variable.</w:t>
      </w:r>
      <w:r w:rsidR="00FB59C6" w:rsidRPr="00083BC6">
        <w:rPr>
          <w:rFonts w:cs="Arial"/>
          <w:szCs w:val="24"/>
        </w:rPr>
        <w:t xml:space="preserve"> Additionally, I did some </w:t>
      </w:r>
      <w:r w:rsidR="00A743E6" w:rsidRPr="00083BC6">
        <w:rPr>
          <w:rFonts w:cs="Arial"/>
          <w:szCs w:val="24"/>
        </w:rPr>
        <w:t xml:space="preserve">unit conversion, I changed Surface Temperature (TSK) from Kelvin to degree Celsius </w:t>
      </w:r>
      <w:r w:rsidR="008F67DE" w:rsidRPr="00083BC6">
        <w:rPr>
          <w:rFonts w:cs="Arial"/>
          <w:szCs w:val="24"/>
        </w:rPr>
        <w:t xml:space="preserve">(°C), I also changed </w:t>
      </w:r>
      <w:r w:rsidR="008F1CF0" w:rsidRPr="00083BC6">
        <w:rPr>
          <w:rFonts w:cs="Arial"/>
          <w:szCs w:val="24"/>
        </w:rPr>
        <w:t xml:space="preserve">Surface Pressure (PSFC) from Pascals to </w:t>
      </w:r>
      <w:r w:rsidR="00CE7CA7" w:rsidRPr="00083BC6">
        <w:rPr>
          <w:rFonts w:cs="Arial"/>
          <w:szCs w:val="24"/>
        </w:rPr>
        <w:t>hectopascals (</w:t>
      </w:r>
      <w:proofErr w:type="spellStart"/>
      <w:r w:rsidR="00CE7CA7" w:rsidRPr="00083BC6">
        <w:rPr>
          <w:rFonts w:cs="Arial"/>
          <w:szCs w:val="24"/>
        </w:rPr>
        <w:t>hPa</w:t>
      </w:r>
      <w:proofErr w:type="spellEnd"/>
      <w:r w:rsidR="00CE7CA7" w:rsidRPr="00083BC6">
        <w:rPr>
          <w:rFonts w:cs="Arial"/>
          <w:szCs w:val="24"/>
        </w:rPr>
        <w:t xml:space="preserve">). </w:t>
      </w:r>
      <w:r w:rsidR="005858B8" w:rsidRPr="00083BC6">
        <w:rPr>
          <w:rFonts w:cs="Arial"/>
          <w:szCs w:val="24"/>
        </w:rPr>
        <w:t xml:space="preserve">Humidity (Q2) unit was also changed </w:t>
      </w:r>
      <w:r w:rsidR="004E2B79" w:rsidRPr="00083BC6">
        <w:rPr>
          <w:rFonts w:cs="Arial"/>
          <w:szCs w:val="24"/>
        </w:rPr>
        <w:t xml:space="preserve">from kg/kg to g/kg, and lastly, </w:t>
      </w:r>
      <w:r w:rsidR="00A23E5B" w:rsidRPr="00083BC6">
        <w:rPr>
          <w:rFonts w:cs="Arial"/>
          <w:szCs w:val="24"/>
        </w:rPr>
        <w:t>Soil Temperature was change</w:t>
      </w:r>
      <w:r w:rsidR="00187B6E" w:rsidRPr="00083BC6">
        <w:rPr>
          <w:rFonts w:cs="Arial"/>
          <w:szCs w:val="24"/>
        </w:rPr>
        <w:t xml:space="preserve">d from Kelvin to degree </w:t>
      </w:r>
      <w:proofErr w:type="spellStart"/>
      <w:r w:rsidR="00187B6E" w:rsidRPr="00083BC6">
        <w:rPr>
          <w:rFonts w:cs="Arial"/>
          <w:szCs w:val="24"/>
        </w:rPr>
        <w:t>Celcius</w:t>
      </w:r>
      <w:proofErr w:type="spellEnd"/>
      <w:r w:rsidR="00187B6E" w:rsidRPr="00083BC6">
        <w:rPr>
          <w:rFonts w:cs="Arial"/>
          <w:szCs w:val="24"/>
        </w:rPr>
        <w:t xml:space="preserve"> (°C).</w:t>
      </w:r>
    </w:p>
    <w:p w14:paraId="51CC860B" w14:textId="77777777" w:rsidR="003A5CC5" w:rsidRPr="00083BC6" w:rsidRDefault="0061414E" w:rsidP="003A5CC5">
      <w:pPr>
        <w:keepNext/>
        <w:spacing w:line="360" w:lineRule="auto"/>
        <w:jc w:val="both"/>
      </w:pPr>
      <w:r w:rsidRPr="00083BC6">
        <w:rPr>
          <w:rFonts w:cs="Arial"/>
          <w:noProof/>
          <w:szCs w:val="24"/>
        </w:rPr>
        <w:drawing>
          <wp:inline distT="0" distB="0" distL="0" distR="0" wp14:anchorId="5FCFECD5" wp14:editId="2E263F59">
            <wp:extent cx="6184824" cy="1188720"/>
            <wp:effectExtent l="0" t="0" r="6985" b="0"/>
            <wp:docPr id="188262567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25671" name="Picture 1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57011" cy="1202594"/>
                    </a:xfrm>
                    <a:prstGeom prst="rect">
                      <a:avLst/>
                    </a:prstGeom>
                  </pic:spPr>
                </pic:pic>
              </a:graphicData>
            </a:graphic>
          </wp:inline>
        </w:drawing>
      </w:r>
    </w:p>
    <w:p w14:paraId="3663EAA4" w14:textId="031B4A74" w:rsidR="00FF53C6" w:rsidRDefault="003A5CC5" w:rsidP="00FF53C6">
      <w:pPr>
        <w:pStyle w:val="Caption"/>
        <w:spacing w:line="360" w:lineRule="auto"/>
        <w:jc w:val="both"/>
        <w:rPr>
          <w:rFonts w:cs="Arial"/>
          <w:i w:val="0"/>
          <w:iCs w:val="0"/>
          <w:sz w:val="24"/>
          <w:szCs w:val="24"/>
        </w:rPr>
      </w:pPr>
      <w:bookmarkStart w:id="59" w:name="_Toc168323994"/>
      <w:r w:rsidRPr="00083BC6">
        <w:rPr>
          <w:rFonts w:cs="Arial"/>
          <w:i w:val="0"/>
          <w:iCs w:val="0"/>
          <w:sz w:val="24"/>
          <w:szCs w:val="24"/>
        </w:rPr>
        <w:t xml:space="preserve">Figure </w:t>
      </w:r>
      <w:r w:rsidRPr="00083BC6">
        <w:rPr>
          <w:rFonts w:cs="Arial"/>
          <w:i w:val="0"/>
          <w:iCs w:val="0"/>
          <w:sz w:val="24"/>
          <w:szCs w:val="24"/>
        </w:rPr>
        <w:fldChar w:fldCharType="begin"/>
      </w:r>
      <w:r w:rsidRPr="00083BC6">
        <w:rPr>
          <w:rFonts w:cs="Arial"/>
          <w:i w:val="0"/>
          <w:iCs w:val="0"/>
          <w:sz w:val="24"/>
          <w:szCs w:val="24"/>
        </w:rPr>
        <w:instrText xml:space="preserve"> SEQ Figure \* ARABIC </w:instrText>
      </w:r>
      <w:r w:rsidRPr="00083BC6">
        <w:rPr>
          <w:rFonts w:cs="Arial"/>
          <w:i w:val="0"/>
          <w:iCs w:val="0"/>
          <w:sz w:val="24"/>
          <w:szCs w:val="24"/>
        </w:rPr>
        <w:fldChar w:fldCharType="separate"/>
      </w:r>
      <w:r w:rsidR="002F2214">
        <w:rPr>
          <w:rFonts w:cs="Arial"/>
          <w:i w:val="0"/>
          <w:iCs w:val="0"/>
          <w:noProof/>
          <w:sz w:val="24"/>
          <w:szCs w:val="24"/>
        </w:rPr>
        <w:t>14</w:t>
      </w:r>
      <w:r w:rsidRPr="00083BC6">
        <w:rPr>
          <w:rFonts w:cs="Arial"/>
          <w:i w:val="0"/>
          <w:iCs w:val="0"/>
          <w:sz w:val="24"/>
          <w:szCs w:val="24"/>
        </w:rPr>
        <w:fldChar w:fldCharType="end"/>
      </w:r>
      <w:r w:rsidRPr="00083BC6">
        <w:rPr>
          <w:rFonts w:cs="Arial"/>
          <w:i w:val="0"/>
          <w:iCs w:val="0"/>
          <w:sz w:val="24"/>
          <w:szCs w:val="24"/>
        </w:rPr>
        <w:t xml:space="preserve">. Creating </w:t>
      </w:r>
      <w:r w:rsidR="00D63FF9" w:rsidRPr="00083BC6">
        <w:rPr>
          <w:rFonts w:cs="Arial"/>
          <w:i w:val="0"/>
          <w:iCs w:val="0"/>
          <w:sz w:val="24"/>
          <w:szCs w:val="24"/>
        </w:rPr>
        <w:t>“</w:t>
      </w:r>
      <w:r w:rsidRPr="00083BC6">
        <w:rPr>
          <w:rFonts w:cs="Arial"/>
          <w:i w:val="0"/>
          <w:iCs w:val="0"/>
          <w:sz w:val="24"/>
          <w:szCs w:val="24"/>
        </w:rPr>
        <w:t>Windspeed</w:t>
      </w:r>
      <w:r w:rsidR="00D63FF9" w:rsidRPr="00083BC6">
        <w:rPr>
          <w:rFonts w:cs="Arial"/>
          <w:i w:val="0"/>
          <w:iCs w:val="0"/>
          <w:sz w:val="24"/>
          <w:szCs w:val="24"/>
        </w:rPr>
        <w:t>”</w:t>
      </w:r>
      <w:r w:rsidRPr="00083BC6">
        <w:rPr>
          <w:rFonts w:cs="Arial"/>
          <w:i w:val="0"/>
          <w:iCs w:val="0"/>
          <w:sz w:val="24"/>
          <w:szCs w:val="24"/>
        </w:rPr>
        <w:t xml:space="preserve"> variable using the X and Y components of windspeed</w:t>
      </w:r>
      <w:bookmarkEnd w:id="59"/>
    </w:p>
    <w:p w14:paraId="16BA350F" w14:textId="77777777" w:rsidR="002C6768" w:rsidRDefault="00E83EEC" w:rsidP="002C6768">
      <w:pPr>
        <w:keepNext/>
      </w:pPr>
      <w:r>
        <w:rPr>
          <w:noProof/>
        </w:rPr>
        <w:drawing>
          <wp:inline distT="0" distB="0" distL="0" distR="0" wp14:anchorId="0C6D6E4B" wp14:editId="2D2BC6D6">
            <wp:extent cx="6188710" cy="1181735"/>
            <wp:effectExtent l="0" t="0" r="2540" b="0"/>
            <wp:docPr id="2661067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06703" name="Picture 266106703"/>
                    <pic:cNvPicPr/>
                  </pic:nvPicPr>
                  <pic:blipFill>
                    <a:blip r:embed="rId25">
                      <a:extLst>
                        <a:ext uri="{28A0092B-C50C-407E-A947-70E740481C1C}">
                          <a14:useLocalDpi xmlns:a14="http://schemas.microsoft.com/office/drawing/2010/main" val="0"/>
                        </a:ext>
                      </a:extLst>
                    </a:blip>
                    <a:stretch>
                      <a:fillRect/>
                    </a:stretch>
                  </pic:blipFill>
                  <pic:spPr>
                    <a:xfrm>
                      <a:off x="0" y="0"/>
                      <a:ext cx="6188710" cy="1181735"/>
                    </a:xfrm>
                    <a:prstGeom prst="rect">
                      <a:avLst/>
                    </a:prstGeom>
                  </pic:spPr>
                </pic:pic>
              </a:graphicData>
            </a:graphic>
          </wp:inline>
        </w:drawing>
      </w:r>
    </w:p>
    <w:p w14:paraId="255C4282" w14:textId="5EC0C213" w:rsidR="00E83EEC" w:rsidRPr="002C6768" w:rsidRDefault="002C6768" w:rsidP="002C6768">
      <w:pPr>
        <w:pStyle w:val="Caption"/>
        <w:jc w:val="both"/>
        <w:rPr>
          <w:rFonts w:cs="Arial"/>
          <w:i w:val="0"/>
          <w:iCs w:val="0"/>
          <w:sz w:val="24"/>
          <w:szCs w:val="24"/>
        </w:rPr>
      </w:pPr>
      <w:bookmarkStart w:id="60" w:name="_Toc168323995"/>
      <w:r w:rsidRPr="002C6768">
        <w:rPr>
          <w:rFonts w:cs="Arial"/>
          <w:i w:val="0"/>
          <w:iCs w:val="0"/>
          <w:sz w:val="24"/>
          <w:szCs w:val="24"/>
        </w:rPr>
        <w:t xml:space="preserve">Figure </w:t>
      </w:r>
      <w:r w:rsidRPr="002C6768">
        <w:rPr>
          <w:rFonts w:cs="Arial"/>
          <w:i w:val="0"/>
          <w:iCs w:val="0"/>
          <w:sz w:val="24"/>
          <w:szCs w:val="24"/>
        </w:rPr>
        <w:fldChar w:fldCharType="begin"/>
      </w:r>
      <w:r w:rsidRPr="002C6768">
        <w:rPr>
          <w:rFonts w:cs="Arial"/>
          <w:i w:val="0"/>
          <w:iCs w:val="0"/>
          <w:sz w:val="24"/>
          <w:szCs w:val="24"/>
        </w:rPr>
        <w:instrText xml:space="preserve"> SEQ Figure \* ARABIC </w:instrText>
      </w:r>
      <w:r w:rsidRPr="002C6768">
        <w:rPr>
          <w:rFonts w:cs="Arial"/>
          <w:i w:val="0"/>
          <w:iCs w:val="0"/>
          <w:sz w:val="24"/>
          <w:szCs w:val="24"/>
        </w:rPr>
        <w:fldChar w:fldCharType="separate"/>
      </w:r>
      <w:r w:rsidR="002F2214">
        <w:rPr>
          <w:rFonts w:cs="Arial"/>
          <w:i w:val="0"/>
          <w:iCs w:val="0"/>
          <w:noProof/>
          <w:sz w:val="24"/>
          <w:szCs w:val="24"/>
        </w:rPr>
        <w:t>15</w:t>
      </w:r>
      <w:r w:rsidRPr="002C6768">
        <w:rPr>
          <w:rFonts w:cs="Arial"/>
          <w:i w:val="0"/>
          <w:iCs w:val="0"/>
          <w:sz w:val="24"/>
          <w:szCs w:val="24"/>
        </w:rPr>
        <w:fldChar w:fldCharType="end"/>
      </w:r>
      <w:r w:rsidRPr="002C6768">
        <w:rPr>
          <w:rFonts w:cs="Arial"/>
          <w:i w:val="0"/>
          <w:iCs w:val="0"/>
          <w:sz w:val="24"/>
          <w:szCs w:val="24"/>
        </w:rPr>
        <w:t>. Dropping of Columns</w:t>
      </w:r>
      <w:bookmarkEnd w:id="60"/>
    </w:p>
    <w:p w14:paraId="7DF5174E" w14:textId="77777777" w:rsidR="004F7039" w:rsidRPr="00083BC6" w:rsidRDefault="004F7039" w:rsidP="00FF53C6">
      <w:pPr>
        <w:keepNext/>
        <w:spacing w:line="360" w:lineRule="auto"/>
      </w:pPr>
      <w:r w:rsidRPr="00083BC6">
        <w:rPr>
          <w:noProof/>
        </w:rPr>
        <w:drawing>
          <wp:inline distT="0" distB="0" distL="0" distR="0" wp14:anchorId="6B6612DC" wp14:editId="29C43538">
            <wp:extent cx="6187634" cy="1322363"/>
            <wp:effectExtent l="0" t="0" r="3810" b="0"/>
            <wp:docPr id="56308572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85727" name="Picture 1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26770" cy="1330727"/>
                    </a:xfrm>
                    <a:prstGeom prst="rect">
                      <a:avLst/>
                    </a:prstGeom>
                  </pic:spPr>
                </pic:pic>
              </a:graphicData>
            </a:graphic>
          </wp:inline>
        </w:drawing>
      </w:r>
    </w:p>
    <w:p w14:paraId="48C95635" w14:textId="10EC23A5" w:rsidR="00025C98" w:rsidRPr="00083BC6" w:rsidRDefault="004F7039" w:rsidP="004F7039">
      <w:pPr>
        <w:pStyle w:val="Caption"/>
        <w:rPr>
          <w:rFonts w:cs="Arial"/>
          <w:i w:val="0"/>
          <w:iCs w:val="0"/>
          <w:sz w:val="24"/>
          <w:szCs w:val="24"/>
        </w:rPr>
      </w:pPr>
      <w:bookmarkStart w:id="61" w:name="_Toc168323996"/>
      <w:r w:rsidRPr="00083BC6">
        <w:rPr>
          <w:rFonts w:cs="Arial"/>
          <w:i w:val="0"/>
          <w:iCs w:val="0"/>
          <w:sz w:val="24"/>
          <w:szCs w:val="24"/>
        </w:rPr>
        <w:t xml:space="preserve">Figure </w:t>
      </w:r>
      <w:r w:rsidRPr="00083BC6">
        <w:rPr>
          <w:rFonts w:cs="Arial"/>
          <w:i w:val="0"/>
          <w:iCs w:val="0"/>
          <w:sz w:val="24"/>
          <w:szCs w:val="24"/>
        </w:rPr>
        <w:fldChar w:fldCharType="begin"/>
      </w:r>
      <w:r w:rsidRPr="00083BC6">
        <w:rPr>
          <w:rFonts w:cs="Arial"/>
          <w:i w:val="0"/>
          <w:iCs w:val="0"/>
          <w:sz w:val="24"/>
          <w:szCs w:val="24"/>
        </w:rPr>
        <w:instrText xml:space="preserve"> SEQ Figure \* ARABIC </w:instrText>
      </w:r>
      <w:r w:rsidRPr="00083BC6">
        <w:rPr>
          <w:rFonts w:cs="Arial"/>
          <w:i w:val="0"/>
          <w:iCs w:val="0"/>
          <w:sz w:val="24"/>
          <w:szCs w:val="24"/>
        </w:rPr>
        <w:fldChar w:fldCharType="separate"/>
      </w:r>
      <w:r w:rsidR="002F2214">
        <w:rPr>
          <w:rFonts w:cs="Arial"/>
          <w:i w:val="0"/>
          <w:iCs w:val="0"/>
          <w:noProof/>
          <w:sz w:val="24"/>
          <w:szCs w:val="24"/>
        </w:rPr>
        <w:t>16</w:t>
      </w:r>
      <w:r w:rsidRPr="00083BC6">
        <w:rPr>
          <w:rFonts w:cs="Arial"/>
          <w:i w:val="0"/>
          <w:iCs w:val="0"/>
          <w:sz w:val="24"/>
          <w:szCs w:val="24"/>
        </w:rPr>
        <w:fldChar w:fldCharType="end"/>
      </w:r>
      <w:r w:rsidRPr="00083BC6">
        <w:rPr>
          <w:rFonts w:cs="Arial"/>
          <w:i w:val="0"/>
          <w:iCs w:val="0"/>
          <w:sz w:val="24"/>
          <w:szCs w:val="24"/>
        </w:rPr>
        <w:t>. Conversion of Some Parameters</w:t>
      </w:r>
      <w:bookmarkEnd w:id="61"/>
    </w:p>
    <w:p w14:paraId="02776B22" w14:textId="77777777" w:rsidR="00AB2DC8" w:rsidRPr="00083BC6" w:rsidRDefault="00AB2DC8" w:rsidP="00AB2DC8">
      <w:pPr>
        <w:keepNext/>
      </w:pPr>
      <w:r w:rsidRPr="00083BC6">
        <w:rPr>
          <w:noProof/>
        </w:rPr>
        <w:lastRenderedPageBreak/>
        <w:drawing>
          <wp:inline distT="0" distB="0" distL="0" distR="0" wp14:anchorId="6009A177" wp14:editId="74BE2B4B">
            <wp:extent cx="6188710" cy="2989385"/>
            <wp:effectExtent l="0" t="0" r="2540" b="1905"/>
            <wp:docPr id="510009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091" name="Picture 13"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94205" cy="2992039"/>
                    </a:xfrm>
                    <a:prstGeom prst="rect">
                      <a:avLst/>
                    </a:prstGeom>
                  </pic:spPr>
                </pic:pic>
              </a:graphicData>
            </a:graphic>
          </wp:inline>
        </w:drawing>
      </w:r>
    </w:p>
    <w:p w14:paraId="490B3223" w14:textId="13A589C4" w:rsidR="00572695" w:rsidRPr="00083BC6" w:rsidRDefault="00AB2DC8" w:rsidP="00AB2DC8">
      <w:pPr>
        <w:pStyle w:val="Caption"/>
        <w:rPr>
          <w:rFonts w:cs="Arial"/>
          <w:i w:val="0"/>
          <w:iCs w:val="0"/>
          <w:sz w:val="24"/>
          <w:szCs w:val="24"/>
        </w:rPr>
      </w:pPr>
      <w:bookmarkStart w:id="62" w:name="_Toc168323997"/>
      <w:r w:rsidRPr="00083BC6">
        <w:rPr>
          <w:rFonts w:cs="Arial"/>
          <w:i w:val="0"/>
          <w:iCs w:val="0"/>
          <w:sz w:val="24"/>
          <w:szCs w:val="24"/>
        </w:rPr>
        <w:t xml:space="preserve">Figure </w:t>
      </w:r>
      <w:r w:rsidRPr="00083BC6">
        <w:rPr>
          <w:rFonts w:cs="Arial"/>
          <w:i w:val="0"/>
          <w:iCs w:val="0"/>
          <w:sz w:val="24"/>
          <w:szCs w:val="24"/>
        </w:rPr>
        <w:fldChar w:fldCharType="begin"/>
      </w:r>
      <w:r w:rsidRPr="00083BC6">
        <w:rPr>
          <w:rFonts w:cs="Arial"/>
          <w:i w:val="0"/>
          <w:iCs w:val="0"/>
          <w:sz w:val="24"/>
          <w:szCs w:val="24"/>
        </w:rPr>
        <w:instrText xml:space="preserve"> SEQ Figure \* ARABIC </w:instrText>
      </w:r>
      <w:r w:rsidRPr="00083BC6">
        <w:rPr>
          <w:rFonts w:cs="Arial"/>
          <w:i w:val="0"/>
          <w:iCs w:val="0"/>
          <w:sz w:val="24"/>
          <w:szCs w:val="24"/>
        </w:rPr>
        <w:fldChar w:fldCharType="separate"/>
      </w:r>
      <w:r w:rsidR="002F2214">
        <w:rPr>
          <w:rFonts w:cs="Arial"/>
          <w:i w:val="0"/>
          <w:iCs w:val="0"/>
          <w:noProof/>
          <w:sz w:val="24"/>
          <w:szCs w:val="24"/>
        </w:rPr>
        <w:t>17</w:t>
      </w:r>
      <w:r w:rsidRPr="00083BC6">
        <w:rPr>
          <w:rFonts w:cs="Arial"/>
          <w:i w:val="0"/>
          <w:iCs w:val="0"/>
          <w:sz w:val="24"/>
          <w:szCs w:val="24"/>
        </w:rPr>
        <w:fldChar w:fldCharType="end"/>
      </w:r>
      <w:r w:rsidRPr="00083BC6">
        <w:rPr>
          <w:rFonts w:cs="Arial"/>
          <w:i w:val="0"/>
          <w:iCs w:val="0"/>
          <w:sz w:val="24"/>
          <w:szCs w:val="24"/>
        </w:rPr>
        <w:t xml:space="preserve">. head() view of my cleaned </w:t>
      </w:r>
      <w:r w:rsidR="00762231" w:rsidRPr="00083BC6">
        <w:rPr>
          <w:rFonts w:cs="Arial"/>
          <w:i w:val="0"/>
          <w:iCs w:val="0"/>
          <w:sz w:val="24"/>
          <w:szCs w:val="24"/>
        </w:rPr>
        <w:t>dataset.</w:t>
      </w:r>
      <w:bookmarkEnd w:id="62"/>
    </w:p>
    <w:p w14:paraId="1021E973" w14:textId="77777777" w:rsidR="00AB2DC8" w:rsidRPr="00083BC6" w:rsidRDefault="00AB2DC8" w:rsidP="00AB2DC8">
      <w:pPr>
        <w:keepNext/>
      </w:pPr>
      <w:r w:rsidRPr="00083BC6">
        <w:rPr>
          <w:noProof/>
        </w:rPr>
        <w:drawing>
          <wp:inline distT="0" distB="0" distL="0" distR="0" wp14:anchorId="798E2F6E" wp14:editId="6E85A07A">
            <wp:extent cx="6187602" cy="2855742"/>
            <wp:effectExtent l="0" t="0" r="3810" b="1905"/>
            <wp:docPr id="133591261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12612" name="Picture 14"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35320" cy="2877765"/>
                    </a:xfrm>
                    <a:prstGeom prst="rect">
                      <a:avLst/>
                    </a:prstGeom>
                  </pic:spPr>
                </pic:pic>
              </a:graphicData>
            </a:graphic>
          </wp:inline>
        </w:drawing>
      </w:r>
    </w:p>
    <w:p w14:paraId="325E3362" w14:textId="2DA9A2E3" w:rsidR="00AB2DC8" w:rsidRPr="00083BC6" w:rsidRDefault="00AB2DC8" w:rsidP="00AB2DC8">
      <w:pPr>
        <w:pStyle w:val="Caption"/>
        <w:rPr>
          <w:rFonts w:cs="Arial"/>
          <w:i w:val="0"/>
          <w:iCs w:val="0"/>
          <w:sz w:val="24"/>
          <w:szCs w:val="24"/>
        </w:rPr>
      </w:pPr>
      <w:bookmarkStart w:id="63" w:name="_Toc168323998"/>
      <w:r w:rsidRPr="00083BC6">
        <w:rPr>
          <w:rFonts w:cs="Arial"/>
          <w:i w:val="0"/>
          <w:iCs w:val="0"/>
          <w:sz w:val="24"/>
          <w:szCs w:val="24"/>
        </w:rPr>
        <w:t xml:space="preserve">Figure </w:t>
      </w:r>
      <w:r w:rsidRPr="00083BC6">
        <w:rPr>
          <w:rFonts w:cs="Arial"/>
          <w:i w:val="0"/>
          <w:iCs w:val="0"/>
          <w:sz w:val="24"/>
          <w:szCs w:val="24"/>
        </w:rPr>
        <w:fldChar w:fldCharType="begin"/>
      </w:r>
      <w:r w:rsidRPr="00083BC6">
        <w:rPr>
          <w:rFonts w:cs="Arial"/>
          <w:i w:val="0"/>
          <w:iCs w:val="0"/>
          <w:sz w:val="24"/>
          <w:szCs w:val="24"/>
        </w:rPr>
        <w:instrText xml:space="preserve"> SEQ Figure \* ARABIC </w:instrText>
      </w:r>
      <w:r w:rsidRPr="00083BC6">
        <w:rPr>
          <w:rFonts w:cs="Arial"/>
          <w:i w:val="0"/>
          <w:iCs w:val="0"/>
          <w:sz w:val="24"/>
          <w:szCs w:val="24"/>
        </w:rPr>
        <w:fldChar w:fldCharType="separate"/>
      </w:r>
      <w:r w:rsidR="002F2214">
        <w:rPr>
          <w:rFonts w:cs="Arial"/>
          <w:i w:val="0"/>
          <w:iCs w:val="0"/>
          <w:noProof/>
          <w:sz w:val="24"/>
          <w:szCs w:val="24"/>
        </w:rPr>
        <w:t>18</w:t>
      </w:r>
      <w:r w:rsidRPr="00083BC6">
        <w:rPr>
          <w:rFonts w:cs="Arial"/>
          <w:i w:val="0"/>
          <w:iCs w:val="0"/>
          <w:sz w:val="24"/>
          <w:szCs w:val="24"/>
        </w:rPr>
        <w:fldChar w:fldCharType="end"/>
      </w:r>
      <w:r w:rsidRPr="00083BC6">
        <w:rPr>
          <w:rFonts w:cs="Arial"/>
          <w:i w:val="0"/>
          <w:iCs w:val="0"/>
          <w:sz w:val="24"/>
          <w:szCs w:val="24"/>
        </w:rPr>
        <w:t xml:space="preserve">.tail() view of my cleaned </w:t>
      </w:r>
      <w:r w:rsidR="007D4E09" w:rsidRPr="00083BC6">
        <w:rPr>
          <w:rFonts w:cs="Arial"/>
          <w:i w:val="0"/>
          <w:iCs w:val="0"/>
          <w:sz w:val="24"/>
          <w:szCs w:val="24"/>
        </w:rPr>
        <w:t>dataset.</w:t>
      </w:r>
      <w:bookmarkEnd w:id="63"/>
    </w:p>
    <w:p w14:paraId="06831306" w14:textId="3FDCC7A4" w:rsidR="00513241" w:rsidRPr="00083BC6" w:rsidRDefault="00513241" w:rsidP="001962A2">
      <w:pPr>
        <w:rPr>
          <w:rStyle w:val="Heading3Char"/>
          <w:sz w:val="24"/>
          <w:szCs w:val="24"/>
        </w:rPr>
      </w:pPr>
    </w:p>
    <w:p w14:paraId="0090776B" w14:textId="28DCD19B" w:rsidR="0033371E" w:rsidRPr="00083BC6" w:rsidRDefault="0033371E" w:rsidP="00AE4959">
      <w:pPr>
        <w:pStyle w:val="Heading3"/>
        <w:numPr>
          <w:ilvl w:val="3"/>
          <w:numId w:val="17"/>
        </w:numPr>
        <w:spacing w:line="360" w:lineRule="auto"/>
        <w:jc w:val="both"/>
        <w:rPr>
          <w:rFonts w:cs="Arial"/>
          <w:b/>
          <w:bCs/>
          <w:sz w:val="24"/>
          <w:szCs w:val="24"/>
        </w:rPr>
      </w:pPr>
      <w:bookmarkStart w:id="64" w:name="_Toc166698999"/>
      <w:bookmarkStart w:id="65" w:name="_Toc168323965"/>
      <w:r w:rsidRPr="00083BC6">
        <w:rPr>
          <w:rFonts w:cs="Arial"/>
          <w:b/>
          <w:bCs/>
          <w:sz w:val="24"/>
          <w:szCs w:val="24"/>
        </w:rPr>
        <w:t xml:space="preserve">Detecting and </w:t>
      </w:r>
      <w:r w:rsidR="00FB5152" w:rsidRPr="00083BC6">
        <w:rPr>
          <w:rFonts w:cs="Arial"/>
          <w:b/>
          <w:bCs/>
          <w:sz w:val="24"/>
          <w:szCs w:val="24"/>
        </w:rPr>
        <w:t>Handling of Outliers</w:t>
      </w:r>
      <w:bookmarkEnd w:id="64"/>
      <w:bookmarkEnd w:id="65"/>
    </w:p>
    <w:p w14:paraId="507E74C8" w14:textId="1CE711B0" w:rsidR="00E15A75" w:rsidRPr="00083BC6" w:rsidRDefault="0073516E" w:rsidP="00DA0F2A">
      <w:pPr>
        <w:spacing w:line="360" w:lineRule="auto"/>
        <w:jc w:val="both"/>
        <w:rPr>
          <w:rFonts w:cs="Arial"/>
          <w:szCs w:val="24"/>
        </w:rPr>
      </w:pPr>
      <w:r w:rsidRPr="00083BC6">
        <w:rPr>
          <w:rFonts w:cs="Arial"/>
          <w:szCs w:val="24"/>
        </w:rPr>
        <w:t xml:space="preserve">In Surface Temperature (TSK) column, I made use of </w:t>
      </w:r>
      <w:r w:rsidR="00E20539" w:rsidRPr="00083BC6">
        <w:rPr>
          <w:rFonts w:cs="Arial"/>
          <w:szCs w:val="24"/>
        </w:rPr>
        <w:t xml:space="preserve"> </w:t>
      </w:r>
      <w:r w:rsidR="00E63793" w:rsidRPr="00083BC6">
        <w:rPr>
          <w:rFonts w:cs="Arial"/>
          <w:szCs w:val="24"/>
        </w:rPr>
        <w:t>I</w:t>
      </w:r>
      <w:r w:rsidR="00E20539" w:rsidRPr="00083BC6">
        <w:rPr>
          <w:rFonts w:cs="Arial"/>
          <w:szCs w:val="24"/>
        </w:rPr>
        <w:t>nterquar</w:t>
      </w:r>
      <w:r w:rsidR="00E63793" w:rsidRPr="00083BC6">
        <w:rPr>
          <w:rFonts w:cs="Arial"/>
          <w:szCs w:val="24"/>
        </w:rPr>
        <w:t>tile Range (IQR)</w:t>
      </w:r>
      <w:r w:rsidR="00DE0E69" w:rsidRPr="00083BC6">
        <w:rPr>
          <w:rFonts w:cs="Arial"/>
          <w:szCs w:val="24"/>
        </w:rPr>
        <w:t>.</w:t>
      </w:r>
      <w:r w:rsidR="00C65DBE" w:rsidRPr="00083BC6">
        <w:rPr>
          <w:rFonts w:cs="Arial"/>
          <w:szCs w:val="24"/>
        </w:rPr>
        <w:t xml:space="preserve"> </w:t>
      </w:r>
      <w:r w:rsidR="00780736" w:rsidRPr="00083BC6">
        <w:rPr>
          <w:rFonts w:cs="Arial"/>
          <w:szCs w:val="24"/>
        </w:rPr>
        <w:t>The interquartile range is a statistical measure that quantifies the extent of variability or dispersion in a dataset</w:t>
      </w:r>
      <w:r w:rsidR="005B1B25" w:rsidRPr="00083BC6">
        <w:rPr>
          <w:rFonts w:cs="Arial"/>
          <w:szCs w:val="24"/>
        </w:rPr>
        <w:t>. It is described as the variation between an ordered data set's top and lower quartiles</w:t>
      </w:r>
      <w:r w:rsidR="00195874" w:rsidRPr="00083BC6">
        <w:rPr>
          <w:rFonts w:cs="Arial"/>
          <w:szCs w:val="24"/>
        </w:rPr>
        <w:t xml:space="preserve"> </w:t>
      </w:r>
      <w:r w:rsidR="00195874" w:rsidRPr="00083BC6">
        <w:rPr>
          <w:rFonts w:cs="Arial"/>
          <w:szCs w:val="24"/>
        </w:rPr>
        <w:fldChar w:fldCharType="begin"/>
      </w:r>
      <w:r w:rsidR="00195874" w:rsidRPr="00083BC6">
        <w:rPr>
          <w:rFonts w:cs="Arial"/>
          <w:szCs w:val="24"/>
        </w:rPr>
        <w:instrText xml:space="preserve"> ADDIN ZOTERO_ITEM CSL_CITATION {"citationID":"0PzdUIbi","properties":{"formattedCitation":"(Clark-Carter, 2005)","plainCitation":"(Clark-Carter, 2005)","noteIndex":0},"citationItems":[{"id":433,"uris":["http://zotero.org/users/12984671/items/FAV9SEDW"],"itemData":{"id":433,"type":"chapter","abstract":"The interquartile range is a measure of spread (or dispersion). It is defined as the difference between the upper and lower quartiles in a set of ordered data. It is an important feature in a box plot.","container-title":"Encyclopedia of Statistics in Behavioral Science","ISBN":"978-0-470-01319-9","language":"en","license":"Copyright © 2005 John Wiley &amp; Sons, Ltd. All rights reserved.","note":"_eprint: https://onlinelibrary.wiley.com/doi/pdf/10.1002/0470013192.bsa311\nDOI: 10.1002/0470013192.bsa311","publisher":"John Wiley &amp; Sons, Ltd","source":"Wiley Online Library","title":"Interquartile Range","URL":"https://onlinelibrary.wiley.com/doi/abs/10.1002/0470013192.bsa311","author":[{"family":"Clark-Carter","given":"David"}],"accessed":{"date-parts":[["2024",5,14]]},"issued":{"date-parts":[["2005"]]}}}],"schema":"https://github.com/citation-style-language/schema/raw/master/csl-citation.json"} </w:instrText>
      </w:r>
      <w:r w:rsidR="00195874" w:rsidRPr="00083BC6">
        <w:rPr>
          <w:rFonts w:cs="Arial"/>
          <w:szCs w:val="24"/>
        </w:rPr>
        <w:fldChar w:fldCharType="separate"/>
      </w:r>
      <w:r w:rsidR="00195874" w:rsidRPr="00083BC6">
        <w:rPr>
          <w:rFonts w:cs="Arial"/>
        </w:rPr>
        <w:t>(Clark-Carter, 2005)</w:t>
      </w:r>
      <w:r w:rsidR="00195874" w:rsidRPr="00083BC6">
        <w:rPr>
          <w:rFonts w:cs="Arial"/>
          <w:szCs w:val="24"/>
        </w:rPr>
        <w:fldChar w:fldCharType="end"/>
      </w:r>
      <w:r w:rsidR="00780736" w:rsidRPr="00083BC6">
        <w:rPr>
          <w:rFonts w:cs="Arial"/>
          <w:szCs w:val="24"/>
        </w:rPr>
        <w:t xml:space="preserve">. </w:t>
      </w:r>
      <w:r w:rsidR="00C65DBE" w:rsidRPr="00083BC6">
        <w:rPr>
          <w:rFonts w:cs="Arial"/>
          <w:szCs w:val="24"/>
        </w:rPr>
        <w:t xml:space="preserve">First thing to do is to use summary() function, this will give us the </w:t>
      </w:r>
      <w:proofErr w:type="spellStart"/>
      <w:r w:rsidR="00DE00D6" w:rsidRPr="00083BC6">
        <w:rPr>
          <w:rFonts w:cs="Arial"/>
          <w:szCs w:val="24"/>
        </w:rPr>
        <w:t>the</w:t>
      </w:r>
      <w:proofErr w:type="spellEnd"/>
      <w:r w:rsidR="00DE00D6" w:rsidRPr="00083BC6">
        <w:rPr>
          <w:rFonts w:cs="Arial"/>
          <w:szCs w:val="24"/>
        </w:rPr>
        <w:t xml:space="preserve"> descriptive statistics such as “minimum</w:t>
      </w:r>
      <w:r w:rsidR="00151294" w:rsidRPr="00083BC6">
        <w:rPr>
          <w:rFonts w:cs="Arial"/>
          <w:szCs w:val="24"/>
        </w:rPr>
        <w:t xml:space="preserve"> number, maximum number, mean, median, the first quartile, </w:t>
      </w:r>
      <w:r w:rsidR="000C6C58" w:rsidRPr="00083BC6">
        <w:rPr>
          <w:rFonts w:cs="Arial"/>
          <w:szCs w:val="24"/>
        </w:rPr>
        <w:t xml:space="preserve">and </w:t>
      </w:r>
      <w:r w:rsidR="00661D09" w:rsidRPr="00083BC6">
        <w:rPr>
          <w:rFonts w:cs="Arial"/>
          <w:szCs w:val="24"/>
        </w:rPr>
        <w:t>third</w:t>
      </w:r>
      <w:r w:rsidR="000C6C58" w:rsidRPr="00083BC6">
        <w:rPr>
          <w:rFonts w:cs="Arial"/>
          <w:szCs w:val="24"/>
        </w:rPr>
        <w:t xml:space="preserve"> quartile.</w:t>
      </w:r>
      <w:r w:rsidR="00DE672F" w:rsidRPr="00083BC6">
        <w:rPr>
          <w:rFonts w:cs="Arial"/>
          <w:szCs w:val="24"/>
        </w:rPr>
        <w:t xml:space="preserve"> </w:t>
      </w:r>
      <w:r w:rsidR="00260B2A" w:rsidRPr="00083BC6">
        <w:rPr>
          <w:rFonts w:cs="Arial"/>
          <w:szCs w:val="24"/>
        </w:rPr>
        <w:t>As defined, IQR = Q3 – Q1</w:t>
      </w:r>
      <w:r w:rsidR="00E75100" w:rsidRPr="00083BC6">
        <w:rPr>
          <w:rFonts w:cs="Arial"/>
          <w:szCs w:val="24"/>
        </w:rPr>
        <w:t xml:space="preserve">, where </w:t>
      </w:r>
      <w:r w:rsidR="00243483" w:rsidRPr="00083BC6">
        <w:rPr>
          <w:rFonts w:cs="Arial"/>
          <w:szCs w:val="24"/>
        </w:rPr>
        <w:t>Q</w:t>
      </w:r>
      <w:r w:rsidR="00E75100" w:rsidRPr="00083BC6">
        <w:rPr>
          <w:rFonts w:cs="Arial"/>
          <w:szCs w:val="24"/>
        </w:rPr>
        <w:t xml:space="preserve">3 is the </w:t>
      </w:r>
      <w:r w:rsidR="00FE1EDB" w:rsidRPr="00083BC6">
        <w:rPr>
          <w:rFonts w:cs="Arial"/>
          <w:szCs w:val="24"/>
        </w:rPr>
        <w:t>3</w:t>
      </w:r>
      <w:r w:rsidR="00FE1EDB" w:rsidRPr="00083BC6">
        <w:rPr>
          <w:rFonts w:cs="Arial"/>
          <w:szCs w:val="24"/>
          <w:vertAlign w:val="superscript"/>
        </w:rPr>
        <w:t>rd</w:t>
      </w:r>
      <w:r w:rsidR="00FE1EDB" w:rsidRPr="00083BC6">
        <w:rPr>
          <w:rFonts w:cs="Arial"/>
          <w:szCs w:val="24"/>
        </w:rPr>
        <w:t xml:space="preserve"> quartile</w:t>
      </w:r>
      <w:r w:rsidR="00243483" w:rsidRPr="00083BC6">
        <w:rPr>
          <w:rFonts w:cs="Arial"/>
          <w:szCs w:val="24"/>
        </w:rPr>
        <w:t xml:space="preserve"> </w:t>
      </w:r>
      <w:r w:rsidR="00243483" w:rsidRPr="00083BC6">
        <w:rPr>
          <w:rFonts w:cs="Arial"/>
          <w:szCs w:val="24"/>
        </w:rPr>
        <w:lastRenderedPageBreak/>
        <w:t xml:space="preserve">or </w:t>
      </w:r>
      <w:r w:rsidR="00FD2E47" w:rsidRPr="00083BC6">
        <w:rPr>
          <w:rFonts w:cs="Arial"/>
          <w:szCs w:val="24"/>
        </w:rPr>
        <w:t>75</w:t>
      </w:r>
      <w:r w:rsidR="00243483" w:rsidRPr="00083BC6">
        <w:rPr>
          <w:rFonts w:cs="Arial"/>
          <w:szCs w:val="24"/>
          <w:vertAlign w:val="superscript"/>
        </w:rPr>
        <w:t>th</w:t>
      </w:r>
      <w:r w:rsidR="00243483" w:rsidRPr="00083BC6">
        <w:rPr>
          <w:rFonts w:cs="Arial"/>
          <w:szCs w:val="24"/>
        </w:rPr>
        <w:t xml:space="preserve"> percentile</w:t>
      </w:r>
      <w:r w:rsidR="00FE1EDB" w:rsidRPr="00083BC6">
        <w:rPr>
          <w:rFonts w:cs="Arial"/>
          <w:szCs w:val="24"/>
        </w:rPr>
        <w:t xml:space="preserve"> while Q1 is the first quartile</w:t>
      </w:r>
      <w:r w:rsidR="00243483" w:rsidRPr="00083BC6">
        <w:rPr>
          <w:rFonts w:cs="Arial"/>
          <w:szCs w:val="24"/>
        </w:rPr>
        <w:t xml:space="preserve"> or </w:t>
      </w:r>
      <w:r w:rsidR="00EE5C99" w:rsidRPr="00083BC6">
        <w:rPr>
          <w:rFonts w:cs="Arial"/>
          <w:szCs w:val="24"/>
        </w:rPr>
        <w:t>25</w:t>
      </w:r>
      <w:r w:rsidR="00EE5C99" w:rsidRPr="00083BC6">
        <w:rPr>
          <w:rFonts w:cs="Arial"/>
          <w:szCs w:val="24"/>
          <w:vertAlign w:val="superscript"/>
        </w:rPr>
        <w:t>th</w:t>
      </w:r>
      <w:r w:rsidR="00EE5C99" w:rsidRPr="00083BC6">
        <w:rPr>
          <w:rFonts w:cs="Arial"/>
          <w:szCs w:val="24"/>
        </w:rPr>
        <w:t xml:space="preserve"> percentile</w:t>
      </w:r>
      <w:r w:rsidR="00927AC5" w:rsidRPr="00083BC6">
        <w:rPr>
          <w:rFonts w:cs="Arial"/>
          <w:szCs w:val="24"/>
        </w:rPr>
        <w:t>. I also made use of Tukey’s Fences</w:t>
      </w:r>
      <w:r w:rsidR="00923C6D" w:rsidRPr="00083BC6">
        <w:rPr>
          <w:rFonts w:cs="Arial"/>
          <w:szCs w:val="24"/>
        </w:rPr>
        <w:t xml:space="preserve"> method</w:t>
      </w:r>
      <w:r w:rsidR="00BD1688" w:rsidRPr="00083BC6">
        <w:rPr>
          <w:rFonts w:cs="Arial"/>
          <w:szCs w:val="24"/>
        </w:rPr>
        <w:t xml:space="preserve"> and boxplot</w:t>
      </w:r>
      <w:r w:rsidR="00923C6D" w:rsidRPr="00083BC6">
        <w:rPr>
          <w:rFonts w:cs="Arial"/>
          <w:szCs w:val="24"/>
        </w:rPr>
        <w:t xml:space="preserve"> to detect and handle some outliers in my proje</w:t>
      </w:r>
      <w:r w:rsidR="00D35FB5" w:rsidRPr="00083BC6">
        <w:rPr>
          <w:rFonts w:cs="Arial"/>
          <w:szCs w:val="24"/>
        </w:rPr>
        <w:t xml:space="preserve">ct. </w:t>
      </w:r>
      <w:r w:rsidR="00CF2852" w:rsidRPr="00083BC6">
        <w:rPr>
          <w:rFonts w:cs="Arial"/>
          <w:szCs w:val="24"/>
        </w:rPr>
        <w:t xml:space="preserve">I will be showing visualisation for each </w:t>
      </w:r>
      <w:r w:rsidR="00762231" w:rsidRPr="00083BC6">
        <w:rPr>
          <w:rFonts w:cs="Arial"/>
          <w:szCs w:val="24"/>
        </w:rPr>
        <w:t>column</w:t>
      </w:r>
      <w:r w:rsidR="00CF2852" w:rsidRPr="00083BC6">
        <w:rPr>
          <w:rFonts w:cs="Arial"/>
          <w:szCs w:val="24"/>
        </w:rPr>
        <w:t xml:space="preserve"> below.</w:t>
      </w:r>
    </w:p>
    <w:p w14:paraId="06C94463" w14:textId="77777777" w:rsidR="00A20958" w:rsidRPr="00083BC6" w:rsidRDefault="0091100E" w:rsidP="00DD29F3">
      <w:pPr>
        <w:keepNext/>
        <w:spacing w:after="0" w:line="360" w:lineRule="auto"/>
        <w:jc w:val="both"/>
      </w:pPr>
      <w:r w:rsidRPr="00083BC6">
        <w:rPr>
          <w:rFonts w:cs="Arial"/>
          <w:noProof/>
          <w:szCs w:val="24"/>
        </w:rPr>
        <w:drawing>
          <wp:inline distT="0" distB="0" distL="0" distR="0" wp14:anchorId="5F037FFE" wp14:editId="3C7C9157">
            <wp:extent cx="6186805" cy="4586068"/>
            <wp:effectExtent l="0" t="0" r="4445" b="5080"/>
            <wp:docPr id="512593039"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93039" name="Picture 16"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29603" cy="4617793"/>
                    </a:xfrm>
                    <a:prstGeom prst="rect">
                      <a:avLst/>
                    </a:prstGeom>
                  </pic:spPr>
                </pic:pic>
              </a:graphicData>
            </a:graphic>
          </wp:inline>
        </w:drawing>
      </w:r>
    </w:p>
    <w:p w14:paraId="4ADB9A15" w14:textId="4072B813" w:rsidR="00224B69" w:rsidRPr="00083BC6" w:rsidRDefault="00A20958" w:rsidP="00364710">
      <w:pPr>
        <w:pStyle w:val="Caption"/>
        <w:jc w:val="both"/>
      </w:pPr>
      <w:bookmarkStart w:id="66" w:name="_Toc168323999"/>
      <w:r w:rsidRPr="00083BC6">
        <w:rPr>
          <w:rFonts w:cs="Arial"/>
          <w:i w:val="0"/>
          <w:iCs w:val="0"/>
          <w:sz w:val="24"/>
          <w:szCs w:val="24"/>
        </w:rPr>
        <w:t xml:space="preserve">Figure </w:t>
      </w:r>
      <w:r w:rsidRPr="00083BC6">
        <w:rPr>
          <w:rFonts w:cs="Arial"/>
          <w:i w:val="0"/>
          <w:iCs w:val="0"/>
          <w:sz w:val="24"/>
          <w:szCs w:val="24"/>
        </w:rPr>
        <w:fldChar w:fldCharType="begin"/>
      </w:r>
      <w:r w:rsidRPr="00083BC6">
        <w:rPr>
          <w:rFonts w:cs="Arial"/>
          <w:i w:val="0"/>
          <w:iCs w:val="0"/>
          <w:sz w:val="24"/>
          <w:szCs w:val="24"/>
        </w:rPr>
        <w:instrText xml:space="preserve"> SEQ Figure \* ARABIC </w:instrText>
      </w:r>
      <w:r w:rsidRPr="00083BC6">
        <w:rPr>
          <w:rFonts w:cs="Arial"/>
          <w:i w:val="0"/>
          <w:iCs w:val="0"/>
          <w:sz w:val="24"/>
          <w:szCs w:val="24"/>
        </w:rPr>
        <w:fldChar w:fldCharType="separate"/>
      </w:r>
      <w:r w:rsidR="002F2214">
        <w:rPr>
          <w:rFonts w:cs="Arial"/>
          <w:i w:val="0"/>
          <w:iCs w:val="0"/>
          <w:noProof/>
          <w:sz w:val="24"/>
          <w:szCs w:val="24"/>
        </w:rPr>
        <w:t>19</w:t>
      </w:r>
      <w:r w:rsidRPr="00083BC6">
        <w:rPr>
          <w:rFonts w:cs="Arial"/>
          <w:i w:val="0"/>
          <w:iCs w:val="0"/>
          <w:sz w:val="24"/>
          <w:szCs w:val="24"/>
        </w:rPr>
        <w:fldChar w:fldCharType="end"/>
      </w:r>
      <w:r w:rsidRPr="00083BC6">
        <w:rPr>
          <w:rFonts w:cs="Arial"/>
          <w:i w:val="0"/>
          <w:iCs w:val="0"/>
          <w:sz w:val="24"/>
          <w:szCs w:val="24"/>
        </w:rPr>
        <w:t>. Detecting outliers in TSK column using IQR</w:t>
      </w:r>
      <w:bookmarkEnd w:id="66"/>
    </w:p>
    <w:p w14:paraId="2117F90C" w14:textId="77777777" w:rsidR="00CC6174" w:rsidRPr="00083BC6" w:rsidRDefault="005B09F0" w:rsidP="00CC6174">
      <w:pPr>
        <w:keepNext/>
      </w:pPr>
      <w:r w:rsidRPr="00083BC6">
        <w:rPr>
          <w:noProof/>
        </w:rPr>
        <w:drawing>
          <wp:inline distT="0" distB="0" distL="0" distR="0" wp14:anchorId="7D4112B7" wp14:editId="4E33B4D3">
            <wp:extent cx="4366704" cy="2314135"/>
            <wp:effectExtent l="0" t="0" r="0" b="0"/>
            <wp:docPr id="37" name="Picture" descr="A diagram of a box plot&#10;&#10;Description automatically generated"/>
            <wp:cNvGraphicFramePr/>
            <a:graphic xmlns:a="http://schemas.openxmlformats.org/drawingml/2006/main">
              <a:graphicData uri="http://schemas.openxmlformats.org/drawingml/2006/picture">
                <pic:pic xmlns:pic="http://schemas.openxmlformats.org/drawingml/2006/picture">
                  <pic:nvPicPr>
                    <pic:cNvPr id="37" name="Picture" descr="A diagram of a box plot&#10;&#10;Description automatically generated"/>
                    <pic:cNvPicPr>
                      <a:picLocks noChangeAspect="1" noChangeArrowheads="1"/>
                    </pic:cNvPicPr>
                  </pic:nvPicPr>
                  <pic:blipFill>
                    <a:blip r:embed="rId30"/>
                    <a:stretch>
                      <a:fillRect/>
                    </a:stretch>
                  </pic:blipFill>
                  <pic:spPr bwMode="auto">
                    <a:xfrm>
                      <a:off x="0" y="0"/>
                      <a:ext cx="4452622" cy="2359667"/>
                    </a:xfrm>
                    <a:prstGeom prst="rect">
                      <a:avLst/>
                    </a:prstGeom>
                    <a:noFill/>
                    <a:ln w="9525">
                      <a:noFill/>
                      <a:headEnd/>
                      <a:tailEnd/>
                    </a:ln>
                  </pic:spPr>
                </pic:pic>
              </a:graphicData>
            </a:graphic>
          </wp:inline>
        </w:drawing>
      </w:r>
    </w:p>
    <w:p w14:paraId="747A1C1E" w14:textId="6F7CAF06" w:rsidR="00224B69" w:rsidRPr="00083BC6" w:rsidRDefault="00CC6174" w:rsidP="00CC6174">
      <w:pPr>
        <w:pStyle w:val="Caption"/>
        <w:rPr>
          <w:rFonts w:cs="Arial"/>
          <w:sz w:val="24"/>
          <w:szCs w:val="24"/>
        </w:rPr>
      </w:pPr>
      <w:bookmarkStart w:id="67" w:name="_Toc168324000"/>
      <w:r w:rsidRPr="00083BC6">
        <w:rPr>
          <w:rFonts w:cs="Arial"/>
          <w:sz w:val="24"/>
          <w:szCs w:val="24"/>
        </w:rPr>
        <w:t xml:space="preserve">Figure </w:t>
      </w:r>
      <w:r w:rsidRPr="00083BC6">
        <w:rPr>
          <w:rFonts w:cs="Arial"/>
          <w:sz w:val="24"/>
          <w:szCs w:val="24"/>
        </w:rPr>
        <w:fldChar w:fldCharType="begin"/>
      </w:r>
      <w:r w:rsidRPr="00083BC6">
        <w:rPr>
          <w:rFonts w:cs="Arial"/>
          <w:sz w:val="24"/>
          <w:szCs w:val="24"/>
        </w:rPr>
        <w:instrText xml:space="preserve"> SEQ Figure \* ARABIC </w:instrText>
      </w:r>
      <w:r w:rsidRPr="00083BC6">
        <w:rPr>
          <w:rFonts w:cs="Arial"/>
          <w:sz w:val="24"/>
          <w:szCs w:val="24"/>
        </w:rPr>
        <w:fldChar w:fldCharType="separate"/>
      </w:r>
      <w:r w:rsidR="002F2214">
        <w:rPr>
          <w:rFonts w:cs="Arial"/>
          <w:noProof/>
          <w:sz w:val="24"/>
          <w:szCs w:val="24"/>
        </w:rPr>
        <w:t>20</w:t>
      </w:r>
      <w:r w:rsidRPr="00083BC6">
        <w:rPr>
          <w:rFonts w:cs="Arial"/>
          <w:sz w:val="24"/>
          <w:szCs w:val="24"/>
        </w:rPr>
        <w:fldChar w:fldCharType="end"/>
      </w:r>
      <w:r w:rsidRPr="00083BC6">
        <w:rPr>
          <w:rFonts w:cs="Arial"/>
          <w:sz w:val="24"/>
          <w:szCs w:val="24"/>
        </w:rPr>
        <w:t>. Boxplot Visualisation of Surface Temperature (TSK) Column</w:t>
      </w:r>
      <w:bookmarkEnd w:id="67"/>
    </w:p>
    <w:p w14:paraId="396E2184" w14:textId="3C989A00" w:rsidR="0014008D" w:rsidRDefault="00083BC6" w:rsidP="00083BC6">
      <w:pPr>
        <w:spacing w:line="360" w:lineRule="auto"/>
        <w:jc w:val="both"/>
        <w:rPr>
          <w:rFonts w:cs="Arial"/>
          <w:iCs/>
          <w:szCs w:val="24"/>
        </w:rPr>
      </w:pPr>
      <w:r w:rsidRPr="006833FF">
        <w:rPr>
          <w:rFonts w:cs="Arial"/>
          <w:iCs/>
          <w:szCs w:val="24"/>
        </w:rPr>
        <w:t xml:space="preserve">From the IQR detection method and the boxplot visualisation, </w:t>
      </w:r>
      <w:r w:rsidR="00762231" w:rsidRPr="006833FF">
        <w:rPr>
          <w:rFonts w:cs="Arial"/>
          <w:iCs/>
          <w:szCs w:val="24"/>
        </w:rPr>
        <w:t>TSK</w:t>
      </w:r>
      <w:r w:rsidRPr="006833FF">
        <w:rPr>
          <w:rFonts w:cs="Arial"/>
          <w:iCs/>
          <w:szCs w:val="24"/>
        </w:rPr>
        <w:t xml:space="preserve"> column has no outlier.</w:t>
      </w:r>
    </w:p>
    <w:p w14:paraId="30BF5801" w14:textId="77777777" w:rsidR="00CF3021" w:rsidRDefault="00C06C98" w:rsidP="00CF3021">
      <w:pPr>
        <w:keepNext/>
        <w:spacing w:line="360" w:lineRule="auto"/>
        <w:jc w:val="both"/>
      </w:pPr>
      <w:r>
        <w:rPr>
          <w:rFonts w:cs="Arial"/>
          <w:iCs/>
          <w:noProof/>
          <w:szCs w:val="24"/>
        </w:rPr>
        <w:lastRenderedPageBreak/>
        <w:drawing>
          <wp:inline distT="0" distB="0" distL="0" distR="0" wp14:anchorId="45212126" wp14:editId="1EDA7E1A">
            <wp:extent cx="6188710" cy="1077595"/>
            <wp:effectExtent l="0" t="0" r="2540" b="8255"/>
            <wp:docPr id="1996651530"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1530" name="Picture 17"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88710" cy="1077595"/>
                    </a:xfrm>
                    <a:prstGeom prst="rect">
                      <a:avLst/>
                    </a:prstGeom>
                  </pic:spPr>
                </pic:pic>
              </a:graphicData>
            </a:graphic>
          </wp:inline>
        </w:drawing>
      </w:r>
    </w:p>
    <w:p w14:paraId="43A03963" w14:textId="39DF15F4" w:rsidR="00C06C98" w:rsidRPr="00CF3021" w:rsidRDefault="00CF3021" w:rsidP="00CF3021">
      <w:pPr>
        <w:pStyle w:val="Caption"/>
        <w:jc w:val="both"/>
        <w:rPr>
          <w:rFonts w:cs="Arial"/>
          <w:i w:val="0"/>
          <w:iCs w:val="0"/>
          <w:sz w:val="24"/>
          <w:szCs w:val="24"/>
        </w:rPr>
      </w:pPr>
      <w:bookmarkStart w:id="68" w:name="_Toc168324001"/>
      <w:r w:rsidRPr="00CF3021">
        <w:rPr>
          <w:rFonts w:cs="Arial"/>
          <w:i w:val="0"/>
          <w:iCs w:val="0"/>
          <w:sz w:val="24"/>
          <w:szCs w:val="24"/>
        </w:rPr>
        <w:t xml:space="preserve">Figure </w:t>
      </w:r>
      <w:r w:rsidRPr="00CF3021">
        <w:rPr>
          <w:rFonts w:cs="Arial"/>
          <w:i w:val="0"/>
          <w:iCs w:val="0"/>
          <w:sz w:val="24"/>
          <w:szCs w:val="24"/>
        </w:rPr>
        <w:fldChar w:fldCharType="begin"/>
      </w:r>
      <w:r w:rsidRPr="00CF3021">
        <w:rPr>
          <w:rFonts w:cs="Arial"/>
          <w:i w:val="0"/>
          <w:iCs w:val="0"/>
          <w:sz w:val="24"/>
          <w:szCs w:val="24"/>
        </w:rPr>
        <w:instrText xml:space="preserve"> SEQ Figure \* ARABIC </w:instrText>
      </w:r>
      <w:r w:rsidRPr="00CF3021">
        <w:rPr>
          <w:rFonts w:cs="Arial"/>
          <w:i w:val="0"/>
          <w:iCs w:val="0"/>
          <w:sz w:val="24"/>
          <w:szCs w:val="24"/>
        </w:rPr>
        <w:fldChar w:fldCharType="separate"/>
      </w:r>
      <w:r w:rsidR="002F2214">
        <w:rPr>
          <w:rFonts w:cs="Arial"/>
          <w:i w:val="0"/>
          <w:iCs w:val="0"/>
          <w:noProof/>
          <w:sz w:val="24"/>
          <w:szCs w:val="24"/>
        </w:rPr>
        <w:t>21</w:t>
      </w:r>
      <w:r w:rsidRPr="00CF3021">
        <w:rPr>
          <w:rFonts w:cs="Arial"/>
          <w:i w:val="0"/>
          <w:iCs w:val="0"/>
          <w:sz w:val="24"/>
          <w:szCs w:val="24"/>
        </w:rPr>
        <w:fldChar w:fldCharType="end"/>
      </w:r>
      <w:r w:rsidRPr="00CF3021">
        <w:rPr>
          <w:rFonts w:cs="Arial"/>
          <w:i w:val="0"/>
          <w:iCs w:val="0"/>
          <w:sz w:val="24"/>
          <w:szCs w:val="24"/>
        </w:rPr>
        <w:t xml:space="preserve">. </w:t>
      </w:r>
      <w:r w:rsidR="0055096F">
        <w:rPr>
          <w:rFonts w:cs="Arial"/>
          <w:i w:val="0"/>
          <w:iCs w:val="0"/>
          <w:sz w:val="24"/>
          <w:szCs w:val="24"/>
        </w:rPr>
        <w:t>H</w:t>
      </w:r>
      <w:r w:rsidRPr="00CF3021">
        <w:rPr>
          <w:rFonts w:cs="Arial"/>
          <w:i w:val="0"/>
          <w:iCs w:val="0"/>
          <w:sz w:val="24"/>
          <w:szCs w:val="24"/>
        </w:rPr>
        <w:t>andling of outliers in PSFC column using Tukey’s Fences method</w:t>
      </w:r>
      <w:bookmarkEnd w:id="68"/>
    </w:p>
    <w:p w14:paraId="5D142CF9" w14:textId="77777777" w:rsidR="00CF3021" w:rsidRDefault="00B2545C" w:rsidP="00CF3021">
      <w:pPr>
        <w:keepNext/>
        <w:spacing w:line="360" w:lineRule="auto"/>
        <w:jc w:val="both"/>
      </w:pPr>
      <w:r>
        <w:rPr>
          <w:noProof/>
        </w:rPr>
        <w:drawing>
          <wp:inline distT="0" distB="0" distL="0" distR="0" wp14:anchorId="0A848BAF" wp14:editId="5A8E51CE">
            <wp:extent cx="4375052" cy="2932170"/>
            <wp:effectExtent l="0" t="0" r="6985" b="1905"/>
            <wp:docPr id="42" name="Picture" descr="A diagram of a box plot with numbers and a line&#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descr="A diagram of a box plot with numbers and a line&#10;&#10;Description automatically generated"/>
                    <pic:cNvPicPr>
                      <a:picLocks noChangeAspect="1" noChangeArrowheads="1"/>
                    </pic:cNvPicPr>
                  </pic:nvPicPr>
                  <pic:blipFill>
                    <a:blip r:embed="rId32"/>
                    <a:stretch>
                      <a:fillRect/>
                    </a:stretch>
                  </pic:blipFill>
                  <pic:spPr bwMode="auto">
                    <a:xfrm>
                      <a:off x="0" y="0"/>
                      <a:ext cx="4405868" cy="2952823"/>
                    </a:xfrm>
                    <a:prstGeom prst="rect">
                      <a:avLst/>
                    </a:prstGeom>
                    <a:noFill/>
                    <a:ln w="9525">
                      <a:noFill/>
                      <a:headEnd/>
                      <a:tailEnd/>
                    </a:ln>
                  </pic:spPr>
                </pic:pic>
              </a:graphicData>
            </a:graphic>
          </wp:inline>
        </w:drawing>
      </w:r>
    </w:p>
    <w:p w14:paraId="6F7F19A5" w14:textId="13771449" w:rsidR="00083BC6" w:rsidRDefault="00CF3021" w:rsidP="00CF3021">
      <w:pPr>
        <w:pStyle w:val="Caption"/>
        <w:jc w:val="both"/>
        <w:rPr>
          <w:rFonts w:cs="Arial"/>
          <w:i w:val="0"/>
          <w:iCs w:val="0"/>
          <w:sz w:val="24"/>
          <w:szCs w:val="24"/>
        </w:rPr>
      </w:pPr>
      <w:bookmarkStart w:id="69" w:name="_Toc168324002"/>
      <w:r w:rsidRPr="00CF3021">
        <w:rPr>
          <w:rFonts w:cs="Arial"/>
          <w:i w:val="0"/>
          <w:iCs w:val="0"/>
          <w:sz w:val="24"/>
          <w:szCs w:val="24"/>
        </w:rPr>
        <w:t xml:space="preserve">Figure </w:t>
      </w:r>
      <w:r w:rsidRPr="00CF3021">
        <w:rPr>
          <w:rFonts w:cs="Arial"/>
          <w:i w:val="0"/>
          <w:iCs w:val="0"/>
          <w:sz w:val="24"/>
          <w:szCs w:val="24"/>
        </w:rPr>
        <w:fldChar w:fldCharType="begin"/>
      </w:r>
      <w:r w:rsidRPr="00CF3021">
        <w:rPr>
          <w:rFonts w:cs="Arial"/>
          <w:i w:val="0"/>
          <w:iCs w:val="0"/>
          <w:sz w:val="24"/>
          <w:szCs w:val="24"/>
        </w:rPr>
        <w:instrText xml:space="preserve"> SEQ Figure \* ARABIC </w:instrText>
      </w:r>
      <w:r w:rsidRPr="00CF3021">
        <w:rPr>
          <w:rFonts w:cs="Arial"/>
          <w:i w:val="0"/>
          <w:iCs w:val="0"/>
          <w:sz w:val="24"/>
          <w:szCs w:val="24"/>
        </w:rPr>
        <w:fldChar w:fldCharType="separate"/>
      </w:r>
      <w:r w:rsidR="002F2214">
        <w:rPr>
          <w:rFonts w:cs="Arial"/>
          <w:i w:val="0"/>
          <w:iCs w:val="0"/>
          <w:noProof/>
          <w:sz w:val="24"/>
          <w:szCs w:val="24"/>
        </w:rPr>
        <w:t>22</w:t>
      </w:r>
      <w:r w:rsidRPr="00CF3021">
        <w:rPr>
          <w:rFonts w:cs="Arial"/>
          <w:i w:val="0"/>
          <w:iCs w:val="0"/>
          <w:sz w:val="24"/>
          <w:szCs w:val="24"/>
        </w:rPr>
        <w:fldChar w:fldCharType="end"/>
      </w:r>
      <w:r w:rsidRPr="00CF3021">
        <w:rPr>
          <w:rFonts w:cs="Arial"/>
          <w:i w:val="0"/>
          <w:iCs w:val="0"/>
          <w:sz w:val="24"/>
          <w:szCs w:val="24"/>
        </w:rPr>
        <w:t>. Boxplot Visualisation of Surface Pressure (PSFC) Column</w:t>
      </w:r>
      <w:bookmarkEnd w:id="69"/>
    </w:p>
    <w:p w14:paraId="7613A08F" w14:textId="77777777" w:rsidR="00BC61C7" w:rsidRDefault="00BC61C7" w:rsidP="00BC61C7">
      <w:pPr>
        <w:keepNext/>
      </w:pPr>
      <w:r>
        <w:rPr>
          <w:noProof/>
        </w:rPr>
        <w:drawing>
          <wp:inline distT="0" distB="0" distL="0" distR="0" wp14:anchorId="1FD58548" wp14:editId="2B7BAB88">
            <wp:extent cx="4396154" cy="2580640"/>
            <wp:effectExtent l="0" t="0" r="4445" b="0"/>
            <wp:docPr id="46" name="Picture" descr="A diagram of a box plot&#10;&#10;Description automatically generated"/>
            <wp:cNvGraphicFramePr/>
            <a:graphic xmlns:a="http://schemas.openxmlformats.org/drawingml/2006/main">
              <a:graphicData uri="http://schemas.openxmlformats.org/drawingml/2006/picture">
                <pic:pic xmlns:pic="http://schemas.openxmlformats.org/drawingml/2006/picture">
                  <pic:nvPicPr>
                    <pic:cNvPr id="46" name="Picture" descr="A diagram of a box plot&#10;&#10;Description automatically generated"/>
                    <pic:cNvPicPr>
                      <a:picLocks noChangeAspect="1" noChangeArrowheads="1"/>
                    </pic:cNvPicPr>
                  </pic:nvPicPr>
                  <pic:blipFill>
                    <a:blip r:embed="rId33"/>
                    <a:stretch>
                      <a:fillRect/>
                    </a:stretch>
                  </pic:blipFill>
                  <pic:spPr bwMode="auto">
                    <a:xfrm>
                      <a:off x="0" y="0"/>
                      <a:ext cx="4423412" cy="2596641"/>
                    </a:xfrm>
                    <a:prstGeom prst="rect">
                      <a:avLst/>
                    </a:prstGeom>
                    <a:noFill/>
                    <a:ln w="9525">
                      <a:noFill/>
                      <a:headEnd/>
                      <a:tailEnd/>
                    </a:ln>
                  </pic:spPr>
                </pic:pic>
              </a:graphicData>
            </a:graphic>
          </wp:inline>
        </w:drawing>
      </w:r>
    </w:p>
    <w:p w14:paraId="2039025E" w14:textId="15BC07CE" w:rsidR="009A02CA" w:rsidRDefault="00BC61C7" w:rsidP="00BC61C7">
      <w:pPr>
        <w:pStyle w:val="Caption"/>
        <w:jc w:val="both"/>
        <w:rPr>
          <w:rFonts w:cs="Arial"/>
          <w:i w:val="0"/>
          <w:iCs w:val="0"/>
          <w:sz w:val="24"/>
          <w:szCs w:val="24"/>
        </w:rPr>
      </w:pPr>
      <w:bookmarkStart w:id="70" w:name="_Toc168324003"/>
      <w:r w:rsidRPr="00BC61C7">
        <w:rPr>
          <w:rFonts w:cs="Arial"/>
          <w:i w:val="0"/>
          <w:iCs w:val="0"/>
          <w:sz w:val="24"/>
          <w:szCs w:val="24"/>
        </w:rPr>
        <w:t xml:space="preserve">Figure </w:t>
      </w:r>
      <w:r w:rsidRPr="00BC61C7">
        <w:rPr>
          <w:rFonts w:cs="Arial"/>
          <w:i w:val="0"/>
          <w:iCs w:val="0"/>
          <w:sz w:val="24"/>
          <w:szCs w:val="24"/>
        </w:rPr>
        <w:fldChar w:fldCharType="begin"/>
      </w:r>
      <w:r w:rsidRPr="00BC61C7">
        <w:rPr>
          <w:rFonts w:cs="Arial"/>
          <w:i w:val="0"/>
          <w:iCs w:val="0"/>
          <w:sz w:val="24"/>
          <w:szCs w:val="24"/>
        </w:rPr>
        <w:instrText xml:space="preserve"> SEQ Figure \* ARABIC </w:instrText>
      </w:r>
      <w:r w:rsidRPr="00BC61C7">
        <w:rPr>
          <w:rFonts w:cs="Arial"/>
          <w:i w:val="0"/>
          <w:iCs w:val="0"/>
          <w:sz w:val="24"/>
          <w:szCs w:val="24"/>
        </w:rPr>
        <w:fldChar w:fldCharType="separate"/>
      </w:r>
      <w:r w:rsidR="002F2214">
        <w:rPr>
          <w:rFonts w:cs="Arial"/>
          <w:i w:val="0"/>
          <w:iCs w:val="0"/>
          <w:noProof/>
          <w:sz w:val="24"/>
          <w:szCs w:val="24"/>
        </w:rPr>
        <w:t>23</w:t>
      </w:r>
      <w:r w:rsidRPr="00BC61C7">
        <w:rPr>
          <w:rFonts w:cs="Arial"/>
          <w:i w:val="0"/>
          <w:iCs w:val="0"/>
          <w:sz w:val="24"/>
          <w:szCs w:val="24"/>
        </w:rPr>
        <w:fldChar w:fldCharType="end"/>
      </w:r>
      <w:r w:rsidRPr="00BC61C7">
        <w:rPr>
          <w:rFonts w:cs="Arial"/>
          <w:i w:val="0"/>
          <w:iCs w:val="0"/>
          <w:sz w:val="24"/>
          <w:szCs w:val="24"/>
        </w:rPr>
        <w:t>. Boxplot Visualisation of Humidity (Q2) Column</w:t>
      </w:r>
      <w:bookmarkEnd w:id="70"/>
    </w:p>
    <w:p w14:paraId="5A334882" w14:textId="77777777" w:rsidR="00C814EC" w:rsidRDefault="006A511E" w:rsidP="00C814EC">
      <w:pPr>
        <w:keepNext/>
      </w:pPr>
      <w:r>
        <w:rPr>
          <w:noProof/>
        </w:rPr>
        <w:lastRenderedPageBreak/>
        <w:drawing>
          <wp:inline distT="0" distB="0" distL="0" distR="0" wp14:anchorId="697A34F4" wp14:editId="166999F5">
            <wp:extent cx="4480560" cy="2552700"/>
            <wp:effectExtent l="0" t="0" r="0" b="0"/>
            <wp:docPr id="50" name="Picture"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50" name="Picture" descr="A graph of a graph&#10;&#10;Description automatically generated"/>
                    <pic:cNvPicPr>
                      <a:picLocks noChangeAspect="1" noChangeArrowheads="1"/>
                    </pic:cNvPicPr>
                  </pic:nvPicPr>
                  <pic:blipFill>
                    <a:blip r:embed="rId34"/>
                    <a:stretch>
                      <a:fillRect/>
                    </a:stretch>
                  </pic:blipFill>
                  <pic:spPr bwMode="auto">
                    <a:xfrm>
                      <a:off x="0" y="0"/>
                      <a:ext cx="4489694" cy="2557904"/>
                    </a:xfrm>
                    <a:prstGeom prst="rect">
                      <a:avLst/>
                    </a:prstGeom>
                    <a:noFill/>
                    <a:ln w="9525">
                      <a:noFill/>
                      <a:headEnd/>
                      <a:tailEnd/>
                    </a:ln>
                  </pic:spPr>
                </pic:pic>
              </a:graphicData>
            </a:graphic>
          </wp:inline>
        </w:drawing>
      </w:r>
    </w:p>
    <w:p w14:paraId="754D25FA" w14:textId="74EF847C" w:rsidR="00BC61C7" w:rsidRDefault="00C814EC" w:rsidP="00C814EC">
      <w:pPr>
        <w:pStyle w:val="Caption"/>
        <w:rPr>
          <w:rFonts w:cs="Arial"/>
          <w:i w:val="0"/>
          <w:iCs w:val="0"/>
          <w:sz w:val="24"/>
          <w:szCs w:val="24"/>
        </w:rPr>
      </w:pPr>
      <w:bookmarkStart w:id="71" w:name="_Toc168324004"/>
      <w:r w:rsidRPr="00C814EC">
        <w:rPr>
          <w:rFonts w:cs="Arial"/>
          <w:i w:val="0"/>
          <w:iCs w:val="0"/>
          <w:sz w:val="24"/>
          <w:szCs w:val="24"/>
        </w:rPr>
        <w:t xml:space="preserve">Figure </w:t>
      </w:r>
      <w:r w:rsidRPr="00C814EC">
        <w:rPr>
          <w:rFonts w:cs="Arial"/>
          <w:i w:val="0"/>
          <w:iCs w:val="0"/>
          <w:sz w:val="24"/>
          <w:szCs w:val="24"/>
        </w:rPr>
        <w:fldChar w:fldCharType="begin"/>
      </w:r>
      <w:r w:rsidRPr="00C814EC">
        <w:rPr>
          <w:rFonts w:cs="Arial"/>
          <w:i w:val="0"/>
          <w:iCs w:val="0"/>
          <w:sz w:val="24"/>
          <w:szCs w:val="24"/>
        </w:rPr>
        <w:instrText xml:space="preserve"> SEQ Figure \* ARABIC </w:instrText>
      </w:r>
      <w:r w:rsidRPr="00C814EC">
        <w:rPr>
          <w:rFonts w:cs="Arial"/>
          <w:i w:val="0"/>
          <w:iCs w:val="0"/>
          <w:sz w:val="24"/>
          <w:szCs w:val="24"/>
        </w:rPr>
        <w:fldChar w:fldCharType="separate"/>
      </w:r>
      <w:r w:rsidR="002F2214">
        <w:rPr>
          <w:rFonts w:cs="Arial"/>
          <w:i w:val="0"/>
          <w:iCs w:val="0"/>
          <w:noProof/>
          <w:sz w:val="24"/>
          <w:szCs w:val="24"/>
        </w:rPr>
        <w:t>24</w:t>
      </w:r>
      <w:r w:rsidRPr="00C814EC">
        <w:rPr>
          <w:rFonts w:cs="Arial"/>
          <w:i w:val="0"/>
          <w:iCs w:val="0"/>
          <w:sz w:val="24"/>
          <w:szCs w:val="24"/>
        </w:rPr>
        <w:fldChar w:fldCharType="end"/>
      </w:r>
      <w:r w:rsidRPr="00C814EC">
        <w:rPr>
          <w:rFonts w:cs="Arial"/>
          <w:i w:val="0"/>
          <w:iCs w:val="0"/>
          <w:sz w:val="24"/>
          <w:szCs w:val="24"/>
        </w:rPr>
        <w:t>. Histogram of RAINC values</w:t>
      </w:r>
      <w:bookmarkEnd w:id="71"/>
    </w:p>
    <w:p w14:paraId="70EB5667" w14:textId="77777777" w:rsidR="00D5464B" w:rsidRDefault="00D5464B" w:rsidP="00D5464B">
      <w:pPr>
        <w:keepNext/>
      </w:pPr>
      <w:r>
        <w:rPr>
          <w:noProof/>
        </w:rPr>
        <w:drawing>
          <wp:inline distT="0" distB="0" distL="0" distR="0" wp14:anchorId="4C4DB166" wp14:editId="73891ED0">
            <wp:extent cx="4515729" cy="2257273"/>
            <wp:effectExtent l="0" t="0" r="0" b="0"/>
            <wp:docPr id="54" name="Picture" descr="A diagram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54" name="Picture" descr="A diagram of a graph&#10;&#10;Description automatically generated"/>
                    <pic:cNvPicPr>
                      <a:picLocks noChangeAspect="1" noChangeArrowheads="1"/>
                    </pic:cNvPicPr>
                  </pic:nvPicPr>
                  <pic:blipFill>
                    <a:blip r:embed="rId35"/>
                    <a:stretch>
                      <a:fillRect/>
                    </a:stretch>
                  </pic:blipFill>
                  <pic:spPr bwMode="auto">
                    <a:xfrm>
                      <a:off x="0" y="0"/>
                      <a:ext cx="4534768" cy="2266790"/>
                    </a:xfrm>
                    <a:prstGeom prst="rect">
                      <a:avLst/>
                    </a:prstGeom>
                    <a:noFill/>
                    <a:ln w="9525">
                      <a:noFill/>
                      <a:headEnd/>
                      <a:tailEnd/>
                    </a:ln>
                  </pic:spPr>
                </pic:pic>
              </a:graphicData>
            </a:graphic>
          </wp:inline>
        </w:drawing>
      </w:r>
    </w:p>
    <w:p w14:paraId="0280BA71" w14:textId="2964EF70" w:rsidR="00A246FC" w:rsidRPr="00682F2D" w:rsidRDefault="00D5464B" w:rsidP="00682F2D">
      <w:pPr>
        <w:pStyle w:val="Caption"/>
        <w:jc w:val="both"/>
        <w:rPr>
          <w:rFonts w:cs="Arial"/>
          <w:i w:val="0"/>
          <w:iCs w:val="0"/>
          <w:sz w:val="24"/>
          <w:szCs w:val="24"/>
        </w:rPr>
      </w:pPr>
      <w:bookmarkStart w:id="72" w:name="_Toc168324005"/>
      <w:r w:rsidRPr="00B6108F">
        <w:rPr>
          <w:rFonts w:cs="Arial"/>
          <w:i w:val="0"/>
          <w:iCs w:val="0"/>
          <w:sz w:val="24"/>
          <w:szCs w:val="24"/>
        </w:rPr>
        <w:t xml:space="preserve">Figure </w:t>
      </w:r>
      <w:r w:rsidRPr="00B6108F">
        <w:rPr>
          <w:rFonts w:cs="Arial"/>
          <w:i w:val="0"/>
          <w:iCs w:val="0"/>
          <w:sz w:val="24"/>
          <w:szCs w:val="24"/>
        </w:rPr>
        <w:fldChar w:fldCharType="begin"/>
      </w:r>
      <w:r w:rsidRPr="00B6108F">
        <w:rPr>
          <w:rFonts w:cs="Arial"/>
          <w:i w:val="0"/>
          <w:iCs w:val="0"/>
          <w:sz w:val="24"/>
          <w:szCs w:val="24"/>
        </w:rPr>
        <w:instrText xml:space="preserve"> SEQ Figure \* ARABIC </w:instrText>
      </w:r>
      <w:r w:rsidRPr="00B6108F">
        <w:rPr>
          <w:rFonts w:cs="Arial"/>
          <w:i w:val="0"/>
          <w:iCs w:val="0"/>
          <w:sz w:val="24"/>
          <w:szCs w:val="24"/>
        </w:rPr>
        <w:fldChar w:fldCharType="separate"/>
      </w:r>
      <w:r w:rsidR="002F2214">
        <w:rPr>
          <w:rFonts w:cs="Arial"/>
          <w:i w:val="0"/>
          <w:iCs w:val="0"/>
          <w:noProof/>
          <w:sz w:val="24"/>
          <w:szCs w:val="24"/>
        </w:rPr>
        <w:t>25</w:t>
      </w:r>
      <w:r w:rsidRPr="00B6108F">
        <w:rPr>
          <w:rFonts w:cs="Arial"/>
          <w:i w:val="0"/>
          <w:iCs w:val="0"/>
          <w:sz w:val="24"/>
          <w:szCs w:val="24"/>
        </w:rPr>
        <w:fldChar w:fldCharType="end"/>
      </w:r>
      <w:r w:rsidRPr="00B6108F">
        <w:rPr>
          <w:rFonts w:cs="Arial"/>
          <w:i w:val="0"/>
          <w:iCs w:val="0"/>
          <w:sz w:val="24"/>
          <w:szCs w:val="24"/>
        </w:rPr>
        <w:t xml:space="preserve">. Boxplot Visualisation of </w:t>
      </w:r>
      <w:r w:rsidR="00B6108F" w:rsidRPr="00B6108F">
        <w:rPr>
          <w:rFonts w:cs="Arial"/>
          <w:i w:val="0"/>
          <w:iCs w:val="0"/>
          <w:sz w:val="24"/>
          <w:szCs w:val="24"/>
        </w:rPr>
        <w:t>Soil</w:t>
      </w:r>
      <w:r w:rsidRPr="00B6108F">
        <w:rPr>
          <w:rFonts w:cs="Arial"/>
          <w:i w:val="0"/>
          <w:iCs w:val="0"/>
          <w:sz w:val="24"/>
          <w:szCs w:val="24"/>
        </w:rPr>
        <w:t xml:space="preserve"> </w:t>
      </w:r>
      <w:r w:rsidR="00B6108F" w:rsidRPr="00B6108F">
        <w:rPr>
          <w:rFonts w:cs="Arial"/>
          <w:i w:val="0"/>
          <w:iCs w:val="0"/>
          <w:sz w:val="24"/>
          <w:szCs w:val="24"/>
        </w:rPr>
        <w:t>Temperature</w:t>
      </w:r>
      <w:r w:rsidRPr="00B6108F">
        <w:rPr>
          <w:rFonts w:cs="Arial"/>
          <w:i w:val="0"/>
          <w:iCs w:val="0"/>
          <w:sz w:val="24"/>
          <w:szCs w:val="24"/>
        </w:rPr>
        <w:t xml:space="preserve"> (TSLB) Column</w:t>
      </w:r>
      <w:bookmarkEnd w:id="72"/>
    </w:p>
    <w:p w14:paraId="333A84B2" w14:textId="77777777" w:rsidR="00A246FC" w:rsidRDefault="00A246FC" w:rsidP="00A246FC">
      <w:pPr>
        <w:keepNext/>
      </w:pPr>
      <w:r>
        <w:rPr>
          <w:noProof/>
        </w:rPr>
        <w:drawing>
          <wp:inline distT="0" distB="0" distL="0" distR="0" wp14:anchorId="41C9E122" wp14:editId="70A8F46B">
            <wp:extent cx="4619625" cy="2398542"/>
            <wp:effectExtent l="0" t="0" r="0" b="1905"/>
            <wp:docPr id="58" name="Picture" descr="A diagram of a box plot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58" name="Picture" descr="A diagram of a box plot with text&#10;&#10;Description automatically generated"/>
                    <pic:cNvPicPr>
                      <a:picLocks noChangeAspect="1" noChangeArrowheads="1"/>
                    </pic:cNvPicPr>
                  </pic:nvPicPr>
                  <pic:blipFill>
                    <a:blip r:embed="rId36"/>
                    <a:stretch>
                      <a:fillRect/>
                    </a:stretch>
                  </pic:blipFill>
                  <pic:spPr bwMode="auto">
                    <a:xfrm>
                      <a:off x="0" y="0"/>
                      <a:ext cx="4633464" cy="2405727"/>
                    </a:xfrm>
                    <a:prstGeom prst="rect">
                      <a:avLst/>
                    </a:prstGeom>
                    <a:noFill/>
                    <a:ln w="9525">
                      <a:noFill/>
                      <a:headEnd/>
                      <a:tailEnd/>
                    </a:ln>
                  </pic:spPr>
                </pic:pic>
              </a:graphicData>
            </a:graphic>
          </wp:inline>
        </w:drawing>
      </w:r>
    </w:p>
    <w:p w14:paraId="1E63D29A" w14:textId="1D1F48E1" w:rsidR="00A246FC" w:rsidRPr="00A246FC" w:rsidRDefault="00A246FC" w:rsidP="00A246FC">
      <w:pPr>
        <w:pStyle w:val="Caption"/>
        <w:rPr>
          <w:rFonts w:cs="Arial"/>
          <w:i w:val="0"/>
          <w:iCs w:val="0"/>
          <w:sz w:val="24"/>
          <w:szCs w:val="24"/>
        </w:rPr>
      </w:pPr>
      <w:bookmarkStart w:id="73" w:name="_Toc168324006"/>
      <w:bookmarkStart w:id="74" w:name="_Hlk168082625"/>
      <w:r w:rsidRPr="00A246FC">
        <w:rPr>
          <w:rFonts w:cs="Arial"/>
          <w:i w:val="0"/>
          <w:iCs w:val="0"/>
          <w:sz w:val="24"/>
          <w:szCs w:val="24"/>
        </w:rPr>
        <w:t xml:space="preserve">Figure </w:t>
      </w:r>
      <w:r w:rsidRPr="00A246FC">
        <w:rPr>
          <w:rFonts w:cs="Arial"/>
          <w:i w:val="0"/>
          <w:iCs w:val="0"/>
          <w:sz w:val="24"/>
          <w:szCs w:val="24"/>
        </w:rPr>
        <w:fldChar w:fldCharType="begin"/>
      </w:r>
      <w:r w:rsidRPr="00A246FC">
        <w:rPr>
          <w:rFonts w:cs="Arial"/>
          <w:i w:val="0"/>
          <w:iCs w:val="0"/>
          <w:sz w:val="24"/>
          <w:szCs w:val="24"/>
        </w:rPr>
        <w:instrText xml:space="preserve"> SEQ Figure \* ARABIC </w:instrText>
      </w:r>
      <w:r w:rsidRPr="00A246FC">
        <w:rPr>
          <w:rFonts w:cs="Arial"/>
          <w:i w:val="0"/>
          <w:iCs w:val="0"/>
          <w:sz w:val="24"/>
          <w:szCs w:val="24"/>
        </w:rPr>
        <w:fldChar w:fldCharType="separate"/>
      </w:r>
      <w:r w:rsidR="002F2214">
        <w:rPr>
          <w:rFonts w:cs="Arial"/>
          <w:i w:val="0"/>
          <w:iCs w:val="0"/>
          <w:noProof/>
          <w:sz w:val="24"/>
          <w:szCs w:val="24"/>
        </w:rPr>
        <w:t>26</w:t>
      </w:r>
      <w:r w:rsidRPr="00A246FC">
        <w:rPr>
          <w:rFonts w:cs="Arial"/>
          <w:i w:val="0"/>
          <w:iCs w:val="0"/>
          <w:sz w:val="24"/>
          <w:szCs w:val="24"/>
        </w:rPr>
        <w:fldChar w:fldCharType="end"/>
      </w:r>
      <w:r w:rsidRPr="00A246FC">
        <w:rPr>
          <w:rFonts w:cs="Arial"/>
          <w:i w:val="0"/>
          <w:iCs w:val="0"/>
          <w:sz w:val="24"/>
          <w:szCs w:val="24"/>
        </w:rPr>
        <w:t xml:space="preserve">. Boxplot Visualisation of Soil </w:t>
      </w:r>
      <w:r w:rsidR="001A3132">
        <w:rPr>
          <w:rFonts w:cs="Arial"/>
          <w:i w:val="0"/>
          <w:iCs w:val="0"/>
          <w:sz w:val="24"/>
          <w:szCs w:val="24"/>
        </w:rPr>
        <w:t xml:space="preserve">Moisture </w:t>
      </w:r>
      <w:r w:rsidRPr="00A246FC">
        <w:rPr>
          <w:rFonts w:cs="Arial"/>
          <w:i w:val="0"/>
          <w:iCs w:val="0"/>
          <w:sz w:val="24"/>
          <w:szCs w:val="24"/>
        </w:rPr>
        <w:t>(</w:t>
      </w:r>
      <w:r>
        <w:rPr>
          <w:rFonts w:cs="Arial"/>
          <w:i w:val="0"/>
          <w:iCs w:val="0"/>
          <w:sz w:val="24"/>
          <w:szCs w:val="24"/>
        </w:rPr>
        <w:t>SMOIS</w:t>
      </w:r>
      <w:r w:rsidRPr="00A246FC">
        <w:rPr>
          <w:rFonts w:cs="Arial"/>
          <w:i w:val="0"/>
          <w:iCs w:val="0"/>
          <w:sz w:val="24"/>
          <w:szCs w:val="24"/>
        </w:rPr>
        <w:t>) Column</w:t>
      </w:r>
      <w:bookmarkEnd w:id="73"/>
    </w:p>
    <w:bookmarkEnd w:id="74"/>
    <w:p w14:paraId="4179753E" w14:textId="77777777" w:rsidR="00443669" w:rsidRDefault="00443669" w:rsidP="00443669">
      <w:pPr>
        <w:keepNext/>
      </w:pPr>
      <w:r>
        <w:rPr>
          <w:noProof/>
        </w:rPr>
        <w:lastRenderedPageBreak/>
        <w:drawing>
          <wp:inline distT="0" distB="0" distL="0" distR="0" wp14:anchorId="6FCBDDC7" wp14:editId="0231474E">
            <wp:extent cx="4725670" cy="2178050"/>
            <wp:effectExtent l="0" t="0" r="0" b="0"/>
            <wp:docPr id="62" name="Picture" descr="A diagram of a box plot&#10;&#10;Description automatically generated"/>
            <wp:cNvGraphicFramePr/>
            <a:graphic xmlns:a="http://schemas.openxmlformats.org/drawingml/2006/main">
              <a:graphicData uri="http://schemas.openxmlformats.org/drawingml/2006/picture">
                <pic:pic xmlns:pic="http://schemas.openxmlformats.org/drawingml/2006/picture">
                  <pic:nvPicPr>
                    <pic:cNvPr id="62" name="Picture" descr="A diagram of a box plot&#10;&#10;Description automatically generated"/>
                    <pic:cNvPicPr>
                      <a:picLocks noChangeAspect="1" noChangeArrowheads="1"/>
                    </pic:cNvPicPr>
                  </pic:nvPicPr>
                  <pic:blipFill>
                    <a:blip r:embed="rId37"/>
                    <a:stretch>
                      <a:fillRect/>
                    </a:stretch>
                  </pic:blipFill>
                  <pic:spPr bwMode="auto">
                    <a:xfrm>
                      <a:off x="0" y="0"/>
                      <a:ext cx="4804859" cy="2214548"/>
                    </a:xfrm>
                    <a:prstGeom prst="rect">
                      <a:avLst/>
                    </a:prstGeom>
                    <a:noFill/>
                    <a:ln w="9525">
                      <a:noFill/>
                      <a:headEnd/>
                      <a:tailEnd/>
                    </a:ln>
                  </pic:spPr>
                </pic:pic>
              </a:graphicData>
            </a:graphic>
          </wp:inline>
        </w:drawing>
      </w:r>
    </w:p>
    <w:p w14:paraId="6310F38E" w14:textId="25E9162A" w:rsidR="00DF758E" w:rsidRPr="00D07DCC" w:rsidRDefault="00443669" w:rsidP="00D07DCC">
      <w:pPr>
        <w:pStyle w:val="Caption"/>
        <w:rPr>
          <w:rFonts w:cs="Arial"/>
          <w:i w:val="0"/>
          <w:iCs w:val="0"/>
          <w:sz w:val="24"/>
          <w:szCs w:val="24"/>
        </w:rPr>
      </w:pPr>
      <w:bookmarkStart w:id="75" w:name="_Toc168324007"/>
      <w:r w:rsidRPr="000F457E">
        <w:rPr>
          <w:rFonts w:cs="Arial"/>
          <w:i w:val="0"/>
          <w:iCs w:val="0"/>
          <w:sz w:val="24"/>
          <w:szCs w:val="24"/>
        </w:rPr>
        <w:t xml:space="preserve">Figure </w:t>
      </w:r>
      <w:r w:rsidRPr="000F457E">
        <w:rPr>
          <w:rFonts w:cs="Arial"/>
          <w:i w:val="0"/>
          <w:iCs w:val="0"/>
          <w:sz w:val="24"/>
          <w:szCs w:val="24"/>
        </w:rPr>
        <w:fldChar w:fldCharType="begin"/>
      </w:r>
      <w:r w:rsidRPr="000F457E">
        <w:rPr>
          <w:rFonts w:cs="Arial"/>
          <w:i w:val="0"/>
          <w:iCs w:val="0"/>
          <w:sz w:val="24"/>
          <w:szCs w:val="24"/>
        </w:rPr>
        <w:instrText xml:space="preserve"> SEQ Figure \* ARABIC </w:instrText>
      </w:r>
      <w:r w:rsidRPr="000F457E">
        <w:rPr>
          <w:rFonts w:cs="Arial"/>
          <w:i w:val="0"/>
          <w:iCs w:val="0"/>
          <w:sz w:val="24"/>
          <w:szCs w:val="24"/>
        </w:rPr>
        <w:fldChar w:fldCharType="separate"/>
      </w:r>
      <w:r w:rsidR="002F2214">
        <w:rPr>
          <w:rFonts w:cs="Arial"/>
          <w:i w:val="0"/>
          <w:iCs w:val="0"/>
          <w:noProof/>
          <w:sz w:val="24"/>
          <w:szCs w:val="24"/>
        </w:rPr>
        <w:t>27</w:t>
      </w:r>
      <w:r w:rsidRPr="000F457E">
        <w:rPr>
          <w:rFonts w:cs="Arial"/>
          <w:i w:val="0"/>
          <w:iCs w:val="0"/>
          <w:sz w:val="24"/>
          <w:szCs w:val="24"/>
        </w:rPr>
        <w:fldChar w:fldCharType="end"/>
      </w:r>
      <w:r w:rsidRPr="000F457E">
        <w:rPr>
          <w:rFonts w:cs="Arial"/>
          <w:i w:val="0"/>
          <w:iCs w:val="0"/>
          <w:sz w:val="24"/>
          <w:szCs w:val="24"/>
        </w:rPr>
        <w:t>. Boxplot Visualisation of Windspeed Column</w:t>
      </w:r>
      <w:bookmarkEnd w:id="75"/>
    </w:p>
    <w:p w14:paraId="4E4A8260" w14:textId="31756D49" w:rsidR="004D4466" w:rsidRDefault="00A069DA" w:rsidP="00FD3692">
      <w:pPr>
        <w:spacing w:line="360" w:lineRule="auto"/>
        <w:jc w:val="both"/>
        <w:rPr>
          <w:rFonts w:cs="Arial"/>
          <w:szCs w:val="24"/>
        </w:rPr>
      </w:pPr>
      <w:r w:rsidRPr="00083BC6">
        <w:rPr>
          <w:rFonts w:cs="Arial"/>
          <w:szCs w:val="24"/>
        </w:rPr>
        <w:t xml:space="preserve">Certain outliers in my dataset reflect inherent variances within the population, </w:t>
      </w:r>
      <w:r w:rsidR="00FD3692" w:rsidRPr="00083BC6">
        <w:rPr>
          <w:rFonts w:cs="Arial"/>
          <w:szCs w:val="24"/>
        </w:rPr>
        <w:t xml:space="preserve">I decided </w:t>
      </w:r>
      <w:r w:rsidR="00702A8F" w:rsidRPr="00083BC6">
        <w:rPr>
          <w:rFonts w:cs="Arial"/>
          <w:szCs w:val="24"/>
        </w:rPr>
        <w:t xml:space="preserve">to retain them instead of </w:t>
      </w:r>
      <w:r w:rsidR="00FD3692" w:rsidRPr="00083BC6">
        <w:rPr>
          <w:rFonts w:cs="Arial"/>
          <w:szCs w:val="24"/>
        </w:rPr>
        <w:t>remov</w:t>
      </w:r>
      <w:r w:rsidR="00702A8F" w:rsidRPr="00083BC6">
        <w:rPr>
          <w:rFonts w:cs="Arial"/>
          <w:szCs w:val="24"/>
        </w:rPr>
        <w:t>ing</w:t>
      </w:r>
      <w:r w:rsidR="00FD3692" w:rsidRPr="00083BC6">
        <w:rPr>
          <w:rFonts w:cs="Arial"/>
          <w:szCs w:val="24"/>
        </w:rPr>
        <w:t xml:space="preserve"> them because they are true outliers</w:t>
      </w:r>
      <w:r w:rsidR="00702A8F" w:rsidRPr="00083BC6">
        <w:rPr>
          <w:rFonts w:cs="Arial"/>
          <w:szCs w:val="24"/>
        </w:rPr>
        <w:t xml:space="preserve"> with </w:t>
      </w:r>
      <w:r w:rsidR="00FD3692" w:rsidRPr="00083BC6">
        <w:rPr>
          <w:rFonts w:cs="Arial"/>
          <w:szCs w:val="24"/>
        </w:rPr>
        <w:t>natural variations. They are genuine observations and very vital</w:t>
      </w:r>
      <w:r w:rsidR="008B45C9" w:rsidRPr="00083BC6">
        <w:rPr>
          <w:rFonts w:cs="Arial"/>
          <w:szCs w:val="24"/>
        </w:rPr>
        <w:t xml:space="preserve"> for my analysis.</w:t>
      </w:r>
    </w:p>
    <w:p w14:paraId="7999E330" w14:textId="393CB06D" w:rsidR="004D4466" w:rsidRPr="00083BC6" w:rsidRDefault="0062638E" w:rsidP="004E3AA3">
      <w:pPr>
        <w:pStyle w:val="Heading1"/>
        <w:spacing w:line="360" w:lineRule="auto"/>
        <w:jc w:val="both"/>
        <w:rPr>
          <w:rFonts w:ascii="Arial" w:hAnsi="Arial" w:cs="Arial"/>
          <w:b/>
          <w:bCs/>
          <w:sz w:val="30"/>
          <w:szCs w:val="30"/>
        </w:rPr>
      </w:pPr>
      <w:bookmarkStart w:id="76" w:name="_Toc166699001"/>
      <w:bookmarkStart w:id="77" w:name="_Toc168323966"/>
      <w:r w:rsidRPr="00083BC6">
        <w:rPr>
          <w:rFonts w:ascii="Arial" w:hAnsi="Arial" w:cs="Arial"/>
          <w:b/>
          <w:bCs/>
          <w:sz w:val="30"/>
          <w:szCs w:val="30"/>
        </w:rPr>
        <w:t xml:space="preserve">4.0. </w:t>
      </w:r>
      <w:r w:rsidR="00753B5E" w:rsidRPr="00083BC6">
        <w:rPr>
          <w:rFonts w:ascii="Arial" w:hAnsi="Arial" w:cs="Arial"/>
          <w:b/>
          <w:bCs/>
          <w:sz w:val="30"/>
          <w:szCs w:val="30"/>
        </w:rPr>
        <w:t>STATISTICAL ANALYSIS</w:t>
      </w:r>
      <w:bookmarkEnd w:id="76"/>
      <w:bookmarkEnd w:id="77"/>
    </w:p>
    <w:p w14:paraId="6EC6BC6B" w14:textId="34D45F05" w:rsidR="004D4466" w:rsidRDefault="0062638E" w:rsidP="0062638E">
      <w:pPr>
        <w:pStyle w:val="Heading2"/>
        <w:spacing w:line="360" w:lineRule="auto"/>
        <w:jc w:val="both"/>
        <w:rPr>
          <w:rFonts w:ascii="Arial" w:hAnsi="Arial" w:cs="Arial"/>
          <w:b/>
          <w:bCs/>
          <w:sz w:val="24"/>
          <w:szCs w:val="24"/>
        </w:rPr>
      </w:pPr>
      <w:bookmarkStart w:id="78" w:name="_Toc166699002"/>
      <w:bookmarkStart w:id="79" w:name="_Toc168323967"/>
      <w:r w:rsidRPr="00083BC6">
        <w:rPr>
          <w:rFonts w:ascii="Arial" w:hAnsi="Arial" w:cs="Arial"/>
          <w:b/>
          <w:bCs/>
          <w:sz w:val="24"/>
          <w:szCs w:val="24"/>
        </w:rPr>
        <w:t>4.1. UNIVARIATE ANALYSIS</w:t>
      </w:r>
      <w:bookmarkEnd w:id="78"/>
      <w:bookmarkEnd w:id="79"/>
    </w:p>
    <w:p w14:paraId="0DAD38BD" w14:textId="63D1ADC2" w:rsidR="002D233D" w:rsidRPr="002D233D" w:rsidRDefault="002D233D" w:rsidP="002D233D">
      <w:r w:rsidRPr="002D233D">
        <w:rPr>
          <w:b/>
          <w:bCs/>
        </w:rPr>
        <w:t>Research Method 1:</w:t>
      </w:r>
      <w:r>
        <w:t xml:space="preserve"> </w:t>
      </w:r>
      <w:r w:rsidRPr="002D233D">
        <w:t>Using Shapiro-Wilk normality test and visualisation like histogram and Q-Q plot, does the convective rainfall (RAINC) follow a normal distribution?</w:t>
      </w:r>
    </w:p>
    <w:p w14:paraId="3B50EBA8" w14:textId="5C08360C" w:rsidR="00F633E8" w:rsidRDefault="00F633E8" w:rsidP="00F633E8">
      <w:pPr>
        <w:spacing w:line="360" w:lineRule="auto"/>
        <w:jc w:val="both"/>
        <w:rPr>
          <w:rFonts w:cs="Arial"/>
          <w:szCs w:val="24"/>
        </w:rPr>
      </w:pPr>
      <w:r w:rsidRPr="00083BC6">
        <w:rPr>
          <w:rFonts w:cs="Arial"/>
          <w:szCs w:val="24"/>
        </w:rPr>
        <w:t xml:space="preserve">I will be doing Univariate analysis on Convective rain (Accumulated precipitation) </w:t>
      </w:r>
      <w:r w:rsidR="00E758B8" w:rsidRPr="00083BC6">
        <w:rPr>
          <w:rFonts w:cs="Arial"/>
          <w:szCs w:val="24"/>
        </w:rPr>
        <w:t>–</w:t>
      </w:r>
      <w:r w:rsidRPr="00083BC6">
        <w:rPr>
          <w:rFonts w:cs="Arial"/>
          <w:szCs w:val="24"/>
        </w:rPr>
        <w:t xml:space="preserve"> RAINC</w:t>
      </w:r>
      <w:r w:rsidR="00E758B8" w:rsidRPr="00083BC6">
        <w:rPr>
          <w:rFonts w:cs="Arial"/>
          <w:szCs w:val="24"/>
        </w:rPr>
        <w:t xml:space="preserve">. </w:t>
      </w:r>
      <w:r w:rsidRPr="00083BC6">
        <w:rPr>
          <w:rFonts w:cs="Arial"/>
          <w:szCs w:val="24"/>
        </w:rPr>
        <w:t>To determine the RAINC central tendency and distribution, Summary() function in R will give us the basic descriptive statistical analysis such as the minimum value, 1st quartile, Mean, Median, 3rd quartile and the Maximum number. Histogram will also be used to visualise RAINC frequency distribution to understand its distribution shape</w:t>
      </w:r>
      <w:r w:rsidR="00081897" w:rsidRPr="00083BC6">
        <w:rPr>
          <w:rFonts w:cs="Arial"/>
          <w:szCs w:val="24"/>
        </w:rPr>
        <w:t xml:space="preserve">. </w:t>
      </w:r>
      <w:r w:rsidRPr="00083BC6">
        <w:rPr>
          <w:rFonts w:cs="Arial"/>
          <w:szCs w:val="24"/>
        </w:rPr>
        <w:t>Additionally, I will use Shapiro-Wilk to test the normality of RAINC to determine if it follow a normal distribution.</w:t>
      </w:r>
    </w:p>
    <w:p w14:paraId="48EB2C7B" w14:textId="4C0A6AB9" w:rsidR="00F344F9" w:rsidRDefault="00B627C8" w:rsidP="00F344F9">
      <w:pPr>
        <w:keepNext/>
        <w:spacing w:after="0" w:line="360" w:lineRule="auto"/>
        <w:jc w:val="both"/>
      </w:pPr>
      <w:r>
        <w:rPr>
          <w:noProof/>
        </w:rPr>
        <w:drawing>
          <wp:inline distT="0" distB="0" distL="0" distR="0" wp14:anchorId="46AD18DE" wp14:editId="14CE28D2">
            <wp:extent cx="6188710" cy="1720850"/>
            <wp:effectExtent l="0" t="0" r="2540" b="0"/>
            <wp:docPr id="20244216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21695" name="Picture 2024421695"/>
                    <pic:cNvPicPr/>
                  </pic:nvPicPr>
                  <pic:blipFill>
                    <a:blip r:embed="rId38">
                      <a:extLst>
                        <a:ext uri="{28A0092B-C50C-407E-A947-70E740481C1C}">
                          <a14:useLocalDpi xmlns:a14="http://schemas.microsoft.com/office/drawing/2010/main" val="0"/>
                        </a:ext>
                      </a:extLst>
                    </a:blip>
                    <a:stretch>
                      <a:fillRect/>
                    </a:stretch>
                  </pic:blipFill>
                  <pic:spPr>
                    <a:xfrm>
                      <a:off x="0" y="0"/>
                      <a:ext cx="6188710" cy="1720850"/>
                    </a:xfrm>
                    <a:prstGeom prst="rect">
                      <a:avLst/>
                    </a:prstGeom>
                  </pic:spPr>
                </pic:pic>
              </a:graphicData>
            </a:graphic>
          </wp:inline>
        </w:drawing>
      </w:r>
    </w:p>
    <w:p w14:paraId="07EFE076" w14:textId="12034BA5" w:rsidR="00024549" w:rsidRPr="00F344F9" w:rsidRDefault="00F344F9" w:rsidP="00F344F9">
      <w:pPr>
        <w:pStyle w:val="Caption"/>
        <w:jc w:val="both"/>
        <w:rPr>
          <w:rFonts w:cs="Arial"/>
          <w:i w:val="0"/>
          <w:iCs w:val="0"/>
          <w:sz w:val="24"/>
          <w:szCs w:val="24"/>
        </w:rPr>
      </w:pPr>
      <w:bookmarkStart w:id="80" w:name="_Toc168324008"/>
      <w:r w:rsidRPr="00F344F9">
        <w:rPr>
          <w:rFonts w:cs="Arial"/>
          <w:i w:val="0"/>
          <w:iCs w:val="0"/>
          <w:sz w:val="24"/>
          <w:szCs w:val="24"/>
        </w:rPr>
        <w:t xml:space="preserve">Figure </w:t>
      </w:r>
      <w:r w:rsidRPr="00F344F9">
        <w:rPr>
          <w:rFonts w:cs="Arial"/>
          <w:i w:val="0"/>
          <w:iCs w:val="0"/>
          <w:sz w:val="24"/>
          <w:szCs w:val="24"/>
        </w:rPr>
        <w:fldChar w:fldCharType="begin"/>
      </w:r>
      <w:r w:rsidRPr="00F344F9">
        <w:rPr>
          <w:rFonts w:cs="Arial"/>
          <w:i w:val="0"/>
          <w:iCs w:val="0"/>
          <w:sz w:val="24"/>
          <w:szCs w:val="24"/>
        </w:rPr>
        <w:instrText xml:space="preserve"> SEQ Figure \* ARABIC </w:instrText>
      </w:r>
      <w:r w:rsidRPr="00F344F9">
        <w:rPr>
          <w:rFonts w:cs="Arial"/>
          <w:i w:val="0"/>
          <w:iCs w:val="0"/>
          <w:sz w:val="24"/>
          <w:szCs w:val="24"/>
        </w:rPr>
        <w:fldChar w:fldCharType="separate"/>
      </w:r>
      <w:r w:rsidR="002F2214">
        <w:rPr>
          <w:rFonts w:cs="Arial"/>
          <w:i w:val="0"/>
          <w:iCs w:val="0"/>
          <w:noProof/>
          <w:sz w:val="24"/>
          <w:szCs w:val="24"/>
        </w:rPr>
        <w:t>28</w:t>
      </w:r>
      <w:r w:rsidRPr="00F344F9">
        <w:rPr>
          <w:rFonts w:cs="Arial"/>
          <w:i w:val="0"/>
          <w:iCs w:val="0"/>
          <w:sz w:val="24"/>
          <w:szCs w:val="24"/>
        </w:rPr>
        <w:fldChar w:fldCharType="end"/>
      </w:r>
      <w:r w:rsidRPr="00F344F9">
        <w:rPr>
          <w:rFonts w:cs="Arial"/>
          <w:i w:val="0"/>
          <w:iCs w:val="0"/>
          <w:sz w:val="24"/>
          <w:szCs w:val="24"/>
        </w:rPr>
        <w:t>. Summary Statistic</w:t>
      </w:r>
      <w:r w:rsidR="003C63A2">
        <w:rPr>
          <w:rFonts w:cs="Arial"/>
          <w:i w:val="0"/>
          <w:iCs w:val="0"/>
          <w:sz w:val="24"/>
          <w:szCs w:val="24"/>
        </w:rPr>
        <w:t>s</w:t>
      </w:r>
      <w:r w:rsidR="00CD5E7F">
        <w:rPr>
          <w:rFonts w:cs="Arial"/>
          <w:i w:val="0"/>
          <w:iCs w:val="0"/>
          <w:sz w:val="24"/>
          <w:szCs w:val="24"/>
        </w:rPr>
        <w:t xml:space="preserve">, Q-Q plot and </w:t>
      </w:r>
      <w:r w:rsidRPr="00F344F9">
        <w:rPr>
          <w:rFonts w:cs="Arial"/>
          <w:i w:val="0"/>
          <w:iCs w:val="0"/>
          <w:sz w:val="24"/>
          <w:szCs w:val="24"/>
        </w:rPr>
        <w:t>Histogram plot</w:t>
      </w:r>
      <w:r w:rsidR="00CD5E7F">
        <w:rPr>
          <w:rFonts w:cs="Arial"/>
          <w:i w:val="0"/>
          <w:iCs w:val="0"/>
          <w:sz w:val="24"/>
          <w:szCs w:val="24"/>
        </w:rPr>
        <w:t xml:space="preserve"> of RAINC</w:t>
      </w:r>
      <w:bookmarkEnd w:id="80"/>
    </w:p>
    <w:p w14:paraId="0BA25BF0" w14:textId="77777777" w:rsidR="00820E2F" w:rsidRDefault="00820E2F" w:rsidP="00820E2F">
      <w:pPr>
        <w:keepNext/>
        <w:spacing w:line="360" w:lineRule="auto"/>
        <w:jc w:val="both"/>
      </w:pPr>
      <w:r>
        <w:rPr>
          <w:noProof/>
        </w:rPr>
        <w:lastRenderedPageBreak/>
        <w:drawing>
          <wp:inline distT="0" distB="0" distL="0" distR="0" wp14:anchorId="142BADC1" wp14:editId="47A7172D">
            <wp:extent cx="5541645" cy="2451100"/>
            <wp:effectExtent l="0" t="0" r="1905" b="6350"/>
            <wp:docPr id="67" name="Picture" descr="A graph of rainfall in a number of tim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7" name="Picture" descr="A graph of rainfall in a number of times&#10;&#10;Description automatically generated with medium confidence"/>
                    <pic:cNvPicPr>
                      <a:picLocks noChangeAspect="1" noChangeArrowheads="1"/>
                    </pic:cNvPicPr>
                  </pic:nvPicPr>
                  <pic:blipFill>
                    <a:blip r:embed="rId39"/>
                    <a:stretch>
                      <a:fillRect/>
                    </a:stretch>
                  </pic:blipFill>
                  <pic:spPr bwMode="auto">
                    <a:xfrm>
                      <a:off x="0" y="0"/>
                      <a:ext cx="5567130" cy="2462372"/>
                    </a:xfrm>
                    <a:prstGeom prst="rect">
                      <a:avLst/>
                    </a:prstGeom>
                    <a:noFill/>
                    <a:ln w="9525">
                      <a:noFill/>
                      <a:headEnd/>
                      <a:tailEnd/>
                    </a:ln>
                  </pic:spPr>
                </pic:pic>
              </a:graphicData>
            </a:graphic>
          </wp:inline>
        </w:drawing>
      </w:r>
    </w:p>
    <w:p w14:paraId="6B32BDF7" w14:textId="40F75A35" w:rsidR="00024549" w:rsidRPr="009D4EFF" w:rsidRDefault="00820E2F" w:rsidP="00820E2F">
      <w:pPr>
        <w:pStyle w:val="Caption"/>
        <w:jc w:val="both"/>
        <w:rPr>
          <w:rFonts w:cs="Arial"/>
          <w:i w:val="0"/>
          <w:iCs w:val="0"/>
          <w:sz w:val="24"/>
          <w:szCs w:val="24"/>
        </w:rPr>
      </w:pPr>
      <w:bookmarkStart w:id="81" w:name="_Toc168324009"/>
      <w:r w:rsidRPr="009D4EFF">
        <w:rPr>
          <w:rFonts w:cs="Arial"/>
          <w:i w:val="0"/>
          <w:iCs w:val="0"/>
          <w:sz w:val="24"/>
          <w:szCs w:val="24"/>
        </w:rPr>
        <w:t xml:space="preserve">Figure </w:t>
      </w:r>
      <w:r w:rsidRPr="009D4EFF">
        <w:rPr>
          <w:rFonts w:cs="Arial"/>
          <w:i w:val="0"/>
          <w:iCs w:val="0"/>
          <w:sz w:val="24"/>
          <w:szCs w:val="24"/>
        </w:rPr>
        <w:fldChar w:fldCharType="begin"/>
      </w:r>
      <w:r w:rsidRPr="009D4EFF">
        <w:rPr>
          <w:rFonts w:cs="Arial"/>
          <w:i w:val="0"/>
          <w:iCs w:val="0"/>
          <w:sz w:val="24"/>
          <w:szCs w:val="24"/>
        </w:rPr>
        <w:instrText xml:space="preserve"> SEQ Figure \* ARABIC </w:instrText>
      </w:r>
      <w:r w:rsidRPr="009D4EFF">
        <w:rPr>
          <w:rFonts w:cs="Arial"/>
          <w:i w:val="0"/>
          <w:iCs w:val="0"/>
          <w:sz w:val="24"/>
          <w:szCs w:val="24"/>
        </w:rPr>
        <w:fldChar w:fldCharType="separate"/>
      </w:r>
      <w:r w:rsidR="002F2214">
        <w:rPr>
          <w:rFonts w:cs="Arial"/>
          <w:i w:val="0"/>
          <w:iCs w:val="0"/>
          <w:noProof/>
          <w:sz w:val="24"/>
          <w:szCs w:val="24"/>
        </w:rPr>
        <w:t>29</w:t>
      </w:r>
      <w:r w:rsidRPr="009D4EFF">
        <w:rPr>
          <w:rFonts w:cs="Arial"/>
          <w:i w:val="0"/>
          <w:iCs w:val="0"/>
          <w:sz w:val="24"/>
          <w:szCs w:val="24"/>
        </w:rPr>
        <w:fldChar w:fldCharType="end"/>
      </w:r>
      <w:r w:rsidRPr="009D4EFF">
        <w:rPr>
          <w:rFonts w:cs="Arial"/>
          <w:i w:val="0"/>
          <w:iCs w:val="0"/>
          <w:sz w:val="24"/>
          <w:szCs w:val="24"/>
        </w:rPr>
        <w:t>. Histogram of RAINC</w:t>
      </w:r>
      <w:bookmarkEnd w:id="81"/>
    </w:p>
    <w:p w14:paraId="20E42C91" w14:textId="77777777" w:rsidR="009D4EFF" w:rsidRDefault="009D4EFF" w:rsidP="009D4EFF">
      <w:pPr>
        <w:keepNext/>
      </w:pPr>
      <w:r>
        <w:rPr>
          <w:noProof/>
        </w:rPr>
        <w:drawing>
          <wp:inline distT="0" distB="0" distL="0" distR="0" wp14:anchorId="3A0F7DAD" wp14:editId="71449A89">
            <wp:extent cx="5605145" cy="2152650"/>
            <wp:effectExtent l="0" t="0" r="0" b="0"/>
            <wp:docPr id="70" name="Picture" descr="A graph of a number of numbers and a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0" name="Picture" descr="A graph of a number of numbers and a line&#10;&#10;Description automatically generated with medium confidence"/>
                    <pic:cNvPicPr>
                      <a:picLocks noChangeAspect="1" noChangeArrowheads="1"/>
                    </pic:cNvPicPr>
                  </pic:nvPicPr>
                  <pic:blipFill>
                    <a:blip r:embed="rId40"/>
                    <a:stretch>
                      <a:fillRect/>
                    </a:stretch>
                  </pic:blipFill>
                  <pic:spPr bwMode="auto">
                    <a:xfrm>
                      <a:off x="0" y="0"/>
                      <a:ext cx="5621894" cy="2159082"/>
                    </a:xfrm>
                    <a:prstGeom prst="rect">
                      <a:avLst/>
                    </a:prstGeom>
                    <a:noFill/>
                    <a:ln w="9525">
                      <a:noFill/>
                      <a:headEnd/>
                      <a:tailEnd/>
                    </a:ln>
                  </pic:spPr>
                </pic:pic>
              </a:graphicData>
            </a:graphic>
          </wp:inline>
        </w:drawing>
      </w:r>
    </w:p>
    <w:p w14:paraId="5177B9E2" w14:textId="7832B5F3" w:rsidR="004F2F43" w:rsidRPr="009D4EFF" w:rsidRDefault="009D4EFF" w:rsidP="009D4EFF">
      <w:pPr>
        <w:pStyle w:val="Caption"/>
        <w:rPr>
          <w:rFonts w:cs="Arial"/>
          <w:i w:val="0"/>
          <w:iCs w:val="0"/>
          <w:sz w:val="24"/>
          <w:szCs w:val="24"/>
        </w:rPr>
      </w:pPr>
      <w:bookmarkStart w:id="82" w:name="_Toc168324010"/>
      <w:r w:rsidRPr="009D4EFF">
        <w:rPr>
          <w:rFonts w:cs="Arial"/>
          <w:i w:val="0"/>
          <w:iCs w:val="0"/>
          <w:sz w:val="24"/>
          <w:szCs w:val="24"/>
        </w:rPr>
        <w:t xml:space="preserve">Figure </w:t>
      </w:r>
      <w:r w:rsidRPr="009D4EFF">
        <w:rPr>
          <w:rFonts w:cs="Arial"/>
          <w:i w:val="0"/>
          <w:iCs w:val="0"/>
          <w:sz w:val="24"/>
          <w:szCs w:val="24"/>
        </w:rPr>
        <w:fldChar w:fldCharType="begin"/>
      </w:r>
      <w:r w:rsidRPr="009D4EFF">
        <w:rPr>
          <w:rFonts w:cs="Arial"/>
          <w:i w:val="0"/>
          <w:iCs w:val="0"/>
          <w:sz w:val="24"/>
          <w:szCs w:val="24"/>
        </w:rPr>
        <w:instrText xml:space="preserve"> SEQ Figure \* ARABIC </w:instrText>
      </w:r>
      <w:r w:rsidRPr="009D4EFF">
        <w:rPr>
          <w:rFonts w:cs="Arial"/>
          <w:i w:val="0"/>
          <w:iCs w:val="0"/>
          <w:sz w:val="24"/>
          <w:szCs w:val="24"/>
        </w:rPr>
        <w:fldChar w:fldCharType="separate"/>
      </w:r>
      <w:r w:rsidR="002F2214">
        <w:rPr>
          <w:rFonts w:cs="Arial"/>
          <w:i w:val="0"/>
          <w:iCs w:val="0"/>
          <w:noProof/>
          <w:sz w:val="24"/>
          <w:szCs w:val="24"/>
        </w:rPr>
        <w:t>30</w:t>
      </w:r>
      <w:r w:rsidRPr="009D4EFF">
        <w:rPr>
          <w:rFonts w:cs="Arial"/>
          <w:i w:val="0"/>
          <w:iCs w:val="0"/>
          <w:sz w:val="24"/>
          <w:szCs w:val="24"/>
        </w:rPr>
        <w:fldChar w:fldCharType="end"/>
      </w:r>
      <w:r w:rsidRPr="009D4EFF">
        <w:rPr>
          <w:rFonts w:cs="Arial"/>
          <w:i w:val="0"/>
          <w:iCs w:val="0"/>
          <w:sz w:val="24"/>
          <w:szCs w:val="24"/>
        </w:rPr>
        <w:t>. Q-Q Plot of RAINC</w:t>
      </w:r>
      <w:bookmarkEnd w:id="82"/>
    </w:p>
    <w:p w14:paraId="419B08FD" w14:textId="7C449299" w:rsidR="004D5F9A" w:rsidRDefault="001E6E7D" w:rsidP="00062B59">
      <w:pPr>
        <w:spacing w:line="360" w:lineRule="auto"/>
        <w:jc w:val="both"/>
        <w:rPr>
          <w:rFonts w:cs="Arial"/>
          <w:szCs w:val="24"/>
        </w:rPr>
      </w:pPr>
      <w:r>
        <w:rPr>
          <w:rFonts w:cs="Arial"/>
          <w:szCs w:val="24"/>
        </w:rPr>
        <w:t>It can be seen from the Q</w:t>
      </w:r>
      <w:r w:rsidR="00D37FD6">
        <w:rPr>
          <w:rFonts w:cs="Arial"/>
          <w:szCs w:val="24"/>
        </w:rPr>
        <w:t>-</w:t>
      </w:r>
      <w:r>
        <w:rPr>
          <w:rFonts w:cs="Arial"/>
          <w:szCs w:val="24"/>
        </w:rPr>
        <w:t xml:space="preserve">Q plot that RAINC es not </w:t>
      </w:r>
      <w:r w:rsidR="00C43053">
        <w:rPr>
          <w:rFonts w:cs="Arial"/>
          <w:szCs w:val="24"/>
        </w:rPr>
        <w:t xml:space="preserve">follow normal distribution. </w:t>
      </w:r>
      <w:r w:rsidR="004D5F9A" w:rsidRPr="00083BC6">
        <w:rPr>
          <w:rFonts w:cs="Arial"/>
          <w:szCs w:val="24"/>
        </w:rPr>
        <w:t>The histogram shows a highly skewed distribution with a significant peak at 0.0 mm, indicating that the most frequent observation is no precipitation. There are a few smaller bars to the right, showing that there are fewer occurrences of higher precipitation values. This distribution suggests that over the period or area studied, dry conditions are much more common than wet conditions. The shape of the distribution, heavily skewed with a long tail to the right, is typical for precipitation data, where many dry days and a few very wet days are common.</w:t>
      </w:r>
    </w:p>
    <w:p w14:paraId="507CBE96" w14:textId="77777777" w:rsidR="00AB6A6C" w:rsidRDefault="0020536A" w:rsidP="00AB6A6C">
      <w:pPr>
        <w:keepNext/>
        <w:spacing w:after="0" w:line="360" w:lineRule="auto"/>
        <w:jc w:val="both"/>
      </w:pPr>
      <w:r>
        <w:rPr>
          <w:rFonts w:cs="Arial"/>
          <w:noProof/>
          <w:szCs w:val="24"/>
        </w:rPr>
        <w:drawing>
          <wp:inline distT="0" distB="0" distL="0" distR="0" wp14:anchorId="744E4A23" wp14:editId="46960CF8">
            <wp:extent cx="6184900" cy="1117600"/>
            <wp:effectExtent l="0" t="0" r="6350" b="6350"/>
            <wp:docPr id="767598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9820" name="Picture 76759820"/>
                    <pic:cNvPicPr/>
                  </pic:nvPicPr>
                  <pic:blipFill>
                    <a:blip r:embed="rId41">
                      <a:extLst>
                        <a:ext uri="{28A0092B-C50C-407E-A947-70E740481C1C}">
                          <a14:useLocalDpi xmlns:a14="http://schemas.microsoft.com/office/drawing/2010/main" val="0"/>
                        </a:ext>
                      </a:extLst>
                    </a:blip>
                    <a:stretch>
                      <a:fillRect/>
                    </a:stretch>
                  </pic:blipFill>
                  <pic:spPr>
                    <a:xfrm>
                      <a:off x="0" y="0"/>
                      <a:ext cx="6216063" cy="1123231"/>
                    </a:xfrm>
                    <a:prstGeom prst="rect">
                      <a:avLst/>
                    </a:prstGeom>
                  </pic:spPr>
                </pic:pic>
              </a:graphicData>
            </a:graphic>
          </wp:inline>
        </w:drawing>
      </w:r>
    </w:p>
    <w:p w14:paraId="47216651" w14:textId="3C1C4108" w:rsidR="0020536A" w:rsidRPr="00AB6A6C" w:rsidRDefault="00AB6A6C" w:rsidP="00AB6A6C">
      <w:pPr>
        <w:pStyle w:val="Caption"/>
        <w:jc w:val="both"/>
        <w:rPr>
          <w:rFonts w:cs="Arial"/>
          <w:i w:val="0"/>
          <w:iCs w:val="0"/>
          <w:sz w:val="24"/>
          <w:szCs w:val="24"/>
        </w:rPr>
      </w:pPr>
      <w:bookmarkStart w:id="83" w:name="_Toc168324011"/>
      <w:r w:rsidRPr="00AB6A6C">
        <w:rPr>
          <w:rFonts w:cs="Arial"/>
          <w:i w:val="0"/>
          <w:iCs w:val="0"/>
          <w:sz w:val="24"/>
          <w:szCs w:val="24"/>
        </w:rPr>
        <w:t xml:space="preserve">Figure </w:t>
      </w:r>
      <w:r w:rsidRPr="00AB6A6C">
        <w:rPr>
          <w:rFonts w:cs="Arial"/>
          <w:i w:val="0"/>
          <w:iCs w:val="0"/>
          <w:sz w:val="24"/>
          <w:szCs w:val="24"/>
        </w:rPr>
        <w:fldChar w:fldCharType="begin"/>
      </w:r>
      <w:r w:rsidRPr="00AB6A6C">
        <w:rPr>
          <w:rFonts w:cs="Arial"/>
          <w:i w:val="0"/>
          <w:iCs w:val="0"/>
          <w:sz w:val="24"/>
          <w:szCs w:val="24"/>
        </w:rPr>
        <w:instrText xml:space="preserve"> SEQ Figure \* ARABIC </w:instrText>
      </w:r>
      <w:r w:rsidRPr="00AB6A6C">
        <w:rPr>
          <w:rFonts w:cs="Arial"/>
          <w:i w:val="0"/>
          <w:iCs w:val="0"/>
          <w:sz w:val="24"/>
          <w:szCs w:val="24"/>
        </w:rPr>
        <w:fldChar w:fldCharType="separate"/>
      </w:r>
      <w:r w:rsidR="002F2214">
        <w:rPr>
          <w:rFonts w:cs="Arial"/>
          <w:i w:val="0"/>
          <w:iCs w:val="0"/>
          <w:noProof/>
          <w:sz w:val="24"/>
          <w:szCs w:val="24"/>
        </w:rPr>
        <w:t>31</w:t>
      </w:r>
      <w:r w:rsidRPr="00AB6A6C">
        <w:rPr>
          <w:rFonts w:cs="Arial"/>
          <w:i w:val="0"/>
          <w:iCs w:val="0"/>
          <w:sz w:val="24"/>
          <w:szCs w:val="24"/>
        </w:rPr>
        <w:fldChar w:fldCharType="end"/>
      </w:r>
      <w:r w:rsidRPr="00AB6A6C">
        <w:rPr>
          <w:rFonts w:cs="Arial"/>
          <w:i w:val="0"/>
          <w:iCs w:val="0"/>
          <w:sz w:val="24"/>
          <w:szCs w:val="24"/>
        </w:rPr>
        <w:t>. Shapiro-Wilk Test of RAINC</w:t>
      </w:r>
      <w:bookmarkEnd w:id="83"/>
    </w:p>
    <w:p w14:paraId="623F24AD" w14:textId="70D59B09" w:rsidR="00164110" w:rsidRDefault="00D45D91" w:rsidP="00062B59">
      <w:pPr>
        <w:spacing w:line="360" w:lineRule="auto"/>
        <w:jc w:val="both"/>
        <w:rPr>
          <w:rFonts w:cs="Arial"/>
          <w:szCs w:val="24"/>
        </w:rPr>
      </w:pPr>
      <w:r>
        <w:rPr>
          <w:rFonts w:cs="Arial"/>
          <w:szCs w:val="24"/>
        </w:rPr>
        <w:lastRenderedPageBreak/>
        <w:t>The Shapiro-Wilk test result sho</w:t>
      </w:r>
      <w:r w:rsidR="00F6612B">
        <w:rPr>
          <w:rFonts w:cs="Arial"/>
          <w:szCs w:val="24"/>
        </w:rPr>
        <w:t xml:space="preserve">ws that test statistic (W) is 0.19033. Values close to 1 </w:t>
      </w:r>
      <w:r w:rsidR="00C95B06">
        <w:rPr>
          <w:rFonts w:cs="Arial"/>
          <w:szCs w:val="24"/>
        </w:rPr>
        <w:t>suggest</w:t>
      </w:r>
      <w:r w:rsidR="00F6612B">
        <w:rPr>
          <w:rFonts w:cs="Arial"/>
          <w:szCs w:val="24"/>
        </w:rPr>
        <w:t xml:space="preserve"> that the data is approximately normally distributed. Values far from 1 indicate deviations from normality. In this case</w:t>
      </w:r>
      <w:r w:rsidR="00164110">
        <w:rPr>
          <w:rFonts w:cs="Arial"/>
          <w:szCs w:val="24"/>
        </w:rPr>
        <w:t>, 0.19033 is very far from 1, suggesting a significant deviation from normality.</w:t>
      </w:r>
      <w:r w:rsidR="00C850FA">
        <w:rPr>
          <w:rFonts w:cs="Arial"/>
          <w:szCs w:val="24"/>
        </w:rPr>
        <w:t xml:space="preserve"> </w:t>
      </w:r>
      <w:r w:rsidR="00E52CB9">
        <w:rPr>
          <w:rFonts w:cs="Arial"/>
          <w:szCs w:val="24"/>
        </w:rPr>
        <w:t>P-value</w:t>
      </w:r>
      <w:r w:rsidR="0064692C">
        <w:rPr>
          <w:rFonts w:cs="Arial"/>
          <w:szCs w:val="24"/>
        </w:rPr>
        <w:t xml:space="preserve"> &lt; 2.2e-16 is extremely </w:t>
      </w:r>
      <w:r w:rsidR="00C95B06">
        <w:rPr>
          <w:rFonts w:cs="Arial"/>
          <w:szCs w:val="24"/>
        </w:rPr>
        <w:t>low;</w:t>
      </w:r>
      <w:r w:rsidR="0064692C">
        <w:rPr>
          <w:rFonts w:cs="Arial"/>
          <w:szCs w:val="24"/>
        </w:rPr>
        <w:t xml:space="preserve"> it is less than 0.05 (</w:t>
      </w:r>
      <w:r w:rsidR="005F68F7">
        <w:rPr>
          <w:rFonts w:cs="Arial"/>
          <w:szCs w:val="24"/>
        </w:rPr>
        <w:t>threshold for statistical significance).</w:t>
      </w:r>
    </w:p>
    <w:p w14:paraId="299B2704" w14:textId="4E140EA4" w:rsidR="00D45D91" w:rsidRPr="00083BC6" w:rsidRDefault="005F68F7" w:rsidP="00062B59">
      <w:pPr>
        <w:spacing w:line="360" w:lineRule="auto"/>
        <w:jc w:val="both"/>
        <w:rPr>
          <w:rFonts w:cs="Arial"/>
          <w:szCs w:val="24"/>
        </w:rPr>
      </w:pPr>
      <w:r w:rsidRPr="005C45BF">
        <w:rPr>
          <w:rFonts w:cs="Arial"/>
          <w:b/>
          <w:bCs/>
          <w:szCs w:val="24"/>
        </w:rPr>
        <w:t>Hypothesis:</w:t>
      </w:r>
      <w:r>
        <w:rPr>
          <w:rFonts w:cs="Arial"/>
          <w:szCs w:val="24"/>
        </w:rPr>
        <w:t xml:space="preserve"> </w:t>
      </w:r>
      <w:r w:rsidR="005C45BF">
        <w:rPr>
          <w:rFonts w:cs="Arial"/>
          <w:szCs w:val="24"/>
        </w:rPr>
        <w:t>Given</w:t>
      </w:r>
      <w:r w:rsidR="00C206B0">
        <w:rPr>
          <w:rFonts w:cs="Arial"/>
          <w:szCs w:val="24"/>
        </w:rPr>
        <w:t xml:space="preserve"> that the p-value &lt; 0.05,</w:t>
      </w:r>
      <w:r w:rsidR="005C45BF">
        <w:rPr>
          <w:rFonts w:cs="Arial"/>
          <w:szCs w:val="24"/>
        </w:rPr>
        <w:t xml:space="preserve"> </w:t>
      </w:r>
      <w:r w:rsidR="00DE0801">
        <w:rPr>
          <w:rFonts w:cs="Arial"/>
          <w:szCs w:val="24"/>
        </w:rPr>
        <w:t>I</w:t>
      </w:r>
      <w:r w:rsidR="005C45BF">
        <w:rPr>
          <w:rFonts w:cs="Arial"/>
          <w:szCs w:val="24"/>
        </w:rPr>
        <w:t xml:space="preserve"> reject the null hypothesis that RAINC is normally distributed.</w:t>
      </w:r>
      <w:r w:rsidR="005102B5">
        <w:rPr>
          <w:rFonts w:cs="Arial"/>
          <w:szCs w:val="24"/>
        </w:rPr>
        <w:t xml:space="preserve"> </w:t>
      </w:r>
      <w:r w:rsidR="000C28D2">
        <w:rPr>
          <w:rFonts w:cs="Arial"/>
          <w:szCs w:val="24"/>
        </w:rPr>
        <w:t>B</w:t>
      </w:r>
      <w:r w:rsidR="005102B5">
        <w:rPr>
          <w:rFonts w:cs="Arial"/>
          <w:szCs w:val="24"/>
        </w:rPr>
        <w:t>oth the</w:t>
      </w:r>
      <w:r w:rsidR="00145418">
        <w:rPr>
          <w:rFonts w:cs="Arial"/>
          <w:szCs w:val="24"/>
        </w:rPr>
        <w:t xml:space="preserve"> </w:t>
      </w:r>
      <w:r w:rsidR="000C28D2">
        <w:rPr>
          <w:rFonts w:cs="Arial"/>
          <w:szCs w:val="24"/>
        </w:rPr>
        <w:t>t</w:t>
      </w:r>
      <w:r w:rsidR="008915E0">
        <w:rPr>
          <w:rFonts w:cs="Arial"/>
          <w:szCs w:val="24"/>
        </w:rPr>
        <w:t>est</w:t>
      </w:r>
      <w:r w:rsidR="005102B5">
        <w:rPr>
          <w:rFonts w:cs="Arial"/>
          <w:szCs w:val="24"/>
        </w:rPr>
        <w:t xml:space="preserve"> statistic </w:t>
      </w:r>
      <w:r w:rsidR="008915E0">
        <w:rPr>
          <w:rFonts w:cs="Arial"/>
          <w:szCs w:val="24"/>
        </w:rPr>
        <w:t xml:space="preserve">(W) </w:t>
      </w:r>
      <w:r w:rsidR="005102B5">
        <w:rPr>
          <w:rFonts w:cs="Arial"/>
          <w:szCs w:val="24"/>
        </w:rPr>
        <w:t xml:space="preserve">being far </w:t>
      </w:r>
      <w:r w:rsidR="00145418">
        <w:rPr>
          <w:rFonts w:cs="Arial"/>
          <w:szCs w:val="24"/>
        </w:rPr>
        <w:t>from 1 and the extremely low p-value indicate that the RAINC data does not follow a normal follow a normal distribution.</w:t>
      </w:r>
    </w:p>
    <w:p w14:paraId="1ED34189" w14:textId="26DAC9B7" w:rsidR="003909AD" w:rsidRPr="00083BC6" w:rsidRDefault="0062638E" w:rsidP="0062638E">
      <w:pPr>
        <w:pStyle w:val="Heading2"/>
        <w:spacing w:line="360" w:lineRule="auto"/>
        <w:jc w:val="both"/>
        <w:rPr>
          <w:rFonts w:ascii="Arial" w:hAnsi="Arial" w:cs="Arial"/>
          <w:b/>
          <w:bCs/>
          <w:sz w:val="24"/>
          <w:szCs w:val="24"/>
        </w:rPr>
      </w:pPr>
      <w:bookmarkStart w:id="84" w:name="_Toc166699004"/>
      <w:bookmarkStart w:id="85" w:name="_Toc168323968"/>
      <w:r w:rsidRPr="00083BC6">
        <w:rPr>
          <w:rFonts w:ascii="Arial" w:hAnsi="Arial" w:cs="Arial"/>
          <w:b/>
          <w:bCs/>
          <w:sz w:val="24"/>
          <w:szCs w:val="24"/>
        </w:rPr>
        <w:t>4.2. BIVARIATE ANALYSIS</w:t>
      </w:r>
      <w:bookmarkEnd w:id="84"/>
      <w:bookmarkEnd w:id="85"/>
    </w:p>
    <w:p w14:paraId="295B6B78" w14:textId="32994687" w:rsidR="00F31F8F" w:rsidRDefault="00F31F8F" w:rsidP="000C6B7D">
      <w:pPr>
        <w:spacing w:line="360" w:lineRule="auto"/>
        <w:jc w:val="both"/>
        <w:rPr>
          <w:rFonts w:cs="Arial"/>
          <w:szCs w:val="24"/>
        </w:rPr>
      </w:pPr>
      <w:r>
        <w:rPr>
          <w:rFonts w:cs="Arial"/>
          <w:szCs w:val="24"/>
        </w:rPr>
        <w:t>Research Question</w:t>
      </w:r>
      <w:r w:rsidR="0041066C">
        <w:rPr>
          <w:rFonts w:cs="Arial"/>
          <w:szCs w:val="24"/>
        </w:rPr>
        <w:t xml:space="preserve"> 2</w:t>
      </w:r>
      <w:r>
        <w:rPr>
          <w:rFonts w:cs="Arial"/>
          <w:szCs w:val="24"/>
        </w:rPr>
        <w:t xml:space="preserve">: </w:t>
      </w:r>
      <w:r w:rsidRPr="00F31F8F">
        <w:rPr>
          <w:rFonts w:cs="Arial"/>
          <w:szCs w:val="24"/>
        </w:rPr>
        <w:t xml:space="preserve">Is there a substantial correlation between Surface Temperature (TSK) and Soil Temperature (TSLB) at </w:t>
      </w:r>
      <w:proofErr w:type="spellStart"/>
      <w:r w:rsidRPr="00F31F8F">
        <w:rPr>
          <w:rFonts w:cs="Arial"/>
          <w:szCs w:val="24"/>
        </w:rPr>
        <w:t>Scarcliffe</w:t>
      </w:r>
      <w:proofErr w:type="spellEnd"/>
      <w:r w:rsidRPr="00F31F8F">
        <w:rPr>
          <w:rFonts w:cs="Arial"/>
          <w:szCs w:val="24"/>
        </w:rPr>
        <w:t>?</w:t>
      </w:r>
    </w:p>
    <w:p w14:paraId="6A3CBED0" w14:textId="77523F83" w:rsidR="000C6B7D" w:rsidRPr="00083BC6" w:rsidRDefault="00924FD0" w:rsidP="000C6B7D">
      <w:pPr>
        <w:spacing w:line="360" w:lineRule="auto"/>
        <w:jc w:val="both"/>
        <w:rPr>
          <w:rFonts w:cs="Arial"/>
          <w:szCs w:val="24"/>
        </w:rPr>
      </w:pPr>
      <w:r w:rsidRPr="00083BC6">
        <w:rPr>
          <w:rFonts w:cs="Arial"/>
          <w:szCs w:val="24"/>
        </w:rPr>
        <w:t xml:space="preserve">This is </w:t>
      </w:r>
      <w:r w:rsidR="0005572E" w:rsidRPr="00083BC6">
        <w:rPr>
          <w:rFonts w:cs="Arial"/>
          <w:szCs w:val="24"/>
        </w:rPr>
        <w:t>analysis of two variable</w:t>
      </w:r>
      <w:r w:rsidR="00E8579A" w:rsidRPr="00083BC6">
        <w:rPr>
          <w:rFonts w:cs="Arial"/>
          <w:szCs w:val="24"/>
        </w:rPr>
        <w:t xml:space="preserve">. </w:t>
      </w:r>
      <w:r w:rsidR="000C6B7D" w:rsidRPr="00083BC6">
        <w:rPr>
          <w:rFonts w:cs="Arial"/>
          <w:szCs w:val="24"/>
        </w:rPr>
        <w:t xml:space="preserve">Let’s </w:t>
      </w:r>
      <w:r w:rsidR="004B11D1" w:rsidRPr="00083BC6">
        <w:rPr>
          <w:rFonts w:cs="Arial"/>
          <w:szCs w:val="24"/>
        </w:rPr>
        <w:t>examine</w:t>
      </w:r>
      <w:r w:rsidR="000C6B7D" w:rsidRPr="00083BC6">
        <w:rPr>
          <w:rFonts w:cs="Arial"/>
          <w:szCs w:val="24"/>
        </w:rPr>
        <w:t xml:space="preserve"> the </w:t>
      </w:r>
      <w:r w:rsidR="004B11D1" w:rsidRPr="00083BC6">
        <w:rPr>
          <w:rFonts w:cs="Arial"/>
          <w:szCs w:val="24"/>
        </w:rPr>
        <w:t>correlation</w:t>
      </w:r>
      <w:r w:rsidR="000C6B7D" w:rsidRPr="00083BC6">
        <w:rPr>
          <w:rFonts w:cs="Arial"/>
          <w:szCs w:val="24"/>
        </w:rPr>
        <w:t xml:space="preserve"> between </w:t>
      </w:r>
      <w:r w:rsidR="00A27554" w:rsidRPr="00083BC6">
        <w:rPr>
          <w:rFonts w:cs="Arial"/>
          <w:szCs w:val="24"/>
        </w:rPr>
        <w:t>Surface T</w:t>
      </w:r>
      <w:r w:rsidR="000C6B7D" w:rsidRPr="00083BC6">
        <w:rPr>
          <w:rFonts w:cs="Arial"/>
          <w:szCs w:val="24"/>
        </w:rPr>
        <w:t>emperature and Soil Temperature in Scarcliffe by plotting a scatter plot.</w:t>
      </w:r>
    </w:p>
    <w:p w14:paraId="15927116" w14:textId="77777777" w:rsidR="0082023F" w:rsidRDefault="009D1AE9" w:rsidP="0082023F">
      <w:pPr>
        <w:keepNext/>
      </w:pPr>
      <w:r w:rsidRPr="00083BC6">
        <w:rPr>
          <w:rFonts w:eastAsiaTheme="majorEastAsia" w:cstheme="majorBidi"/>
          <w:noProof/>
          <w:color w:val="0F4761" w:themeColor="accent1" w:themeShade="BF"/>
          <w:sz w:val="28"/>
          <w:szCs w:val="28"/>
        </w:rPr>
        <w:drawing>
          <wp:inline distT="0" distB="0" distL="0" distR="0" wp14:anchorId="77FF75E0" wp14:editId="51FE43F0">
            <wp:extent cx="6186050" cy="2559050"/>
            <wp:effectExtent l="0" t="0" r="5715" b="0"/>
            <wp:docPr id="968437053" name="Picture 24" descr="A graph showing a diagram of a surface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7053" name="Picture 24" descr="A graph showing a diagram of a surface temperatur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303563" cy="2607663"/>
                    </a:xfrm>
                    <a:prstGeom prst="rect">
                      <a:avLst/>
                    </a:prstGeom>
                  </pic:spPr>
                </pic:pic>
              </a:graphicData>
            </a:graphic>
          </wp:inline>
        </w:drawing>
      </w:r>
    </w:p>
    <w:p w14:paraId="11D405AB" w14:textId="371A39CE" w:rsidR="00416302" w:rsidRPr="00416302" w:rsidRDefault="0082023F" w:rsidP="00416302">
      <w:pPr>
        <w:pStyle w:val="Caption"/>
        <w:spacing w:line="360" w:lineRule="auto"/>
        <w:jc w:val="both"/>
        <w:rPr>
          <w:rFonts w:cs="Arial"/>
          <w:i w:val="0"/>
          <w:iCs w:val="0"/>
          <w:sz w:val="24"/>
          <w:szCs w:val="24"/>
        </w:rPr>
      </w:pPr>
      <w:bookmarkStart w:id="86" w:name="_Toc168324012"/>
      <w:r w:rsidRPr="0082023F">
        <w:rPr>
          <w:rFonts w:cs="Arial"/>
          <w:i w:val="0"/>
          <w:iCs w:val="0"/>
          <w:sz w:val="24"/>
          <w:szCs w:val="24"/>
        </w:rPr>
        <w:t xml:space="preserve">Figure </w:t>
      </w:r>
      <w:r w:rsidRPr="0082023F">
        <w:rPr>
          <w:rFonts w:cs="Arial"/>
          <w:i w:val="0"/>
          <w:iCs w:val="0"/>
          <w:sz w:val="24"/>
          <w:szCs w:val="24"/>
        </w:rPr>
        <w:fldChar w:fldCharType="begin"/>
      </w:r>
      <w:r w:rsidRPr="0082023F">
        <w:rPr>
          <w:rFonts w:cs="Arial"/>
          <w:i w:val="0"/>
          <w:iCs w:val="0"/>
          <w:sz w:val="24"/>
          <w:szCs w:val="24"/>
        </w:rPr>
        <w:instrText xml:space="preserve"> SEQ Figure \* ARABIC </w:instrText>
      </w:r>
      <w:r w:rsidRPr="0082023F">
        <w:rPr>
          <w:rFonts w:cs="Arial"/>
          <w:i w:val="0"/>
          <w:iCs w:val="0"/>
          <w:sz w:val="24"/>
          <w:szCs w:val="24"/>
        </w:rPr>
        <w:fldChar w:fldCharType="separate"/>
      </w:r>
      <w:r w:rsidR="002F2214">
        <w:rPr>
          <w:rFonts w:cs="Arial"/>
          <w:i w:val="0"/>
          <w:iCs w:val="0"/>
          <w:noProof/>
          <w:sz w:val="24"/>
          <w:szCs w:val="24"/>
        </w:rPr>
        <w:t>32</w:t>
      </w:r>
      <w:r w:rsidRPr="0082023F">
        <w:rPr>
          <w:rFonts w:cs="Arial"/>
          <w:i w:val="0"/>
          <w:iCs w:val="0"/>
          <w:sz w:val="24"/>
          <w:szCs w:val="24"/>
        </w:rPr>
        <w:fldChar w:fldCharType="end"/>
      </w:r>
      <w:r w:rsidRPr="0082023F">
        <w:rPr>
          <w:rFonts w:cs="Arial"/>
          <w:i w:val="0"/>
          <w:iCs w:val="0"/>
          <w:sz w:val="24"/>
          <w:szCs w:val="24"/>
        </w:rPr>
        <w:t>. Scatter Plot of Surface Temperature vs. Soil Temperature</w:t>
      </w:r>
      <w:bookmarkEnd w:id="86"/>
    </w:p>
    <w:p w14:paraId="42B9B469" w14:textId="57F2E0FE" w:rsidR="00B5590C" w:rsidRPr="00083BC6" w:rsidRDefault="00B5590C" w:rsidP="00B5590C">
      <w:pPr>
        <w:spacing w:line="360" w:lineRule="auto"/>
        <w:jc w:val="both"/>
        <w:rPr>
          <w:rFonts w:cs="Arial"/>
          <w:szCs w:val="24"/>
        </w:rPr>
      </w:pPr>
      <w:r w:rsidRPr="00083BC6">
        <w:rPr>
          <w:rFonts w:cs="Arial"/>
          <w:szCs w:val="24"/>
        </w:rPr>
        <w:t>The plot above shows a scatter plot of surface temperature on the x-axis plotted against the soil temperature on the y-axis. The scattered data points on the graph clearly demonstrate a pattern that shows a rise in soil temperature in relation to surface temperature.</w:t>
      </w:r>
    </w:p>
    <w:p w14:paraId="69FF90FA" w14:textId="125EDFC3" w:rsidR="006C6C10" w:rsidRPr="00083BC6" w:rsidRDefault="00B5590C" w:rsidP="00EB2863">
      <w:pPr>
        <w:spacing w:line="360" w:lineRule="auto"/>
        <w:jc w:val="both"/>
        <w:rPr>
          <w:rFonts w:cs="Arial"/>
          <w:szCs w:val="24"/>
        </w:rPr>
      </w:pPr>
      <w:r w:rsidRPr="00083BC6">
        <w:rPr>
          <w:rFonts w:cs="Arial"/>
          <w:szCs w:val="24"/>
        </w:rPr>
        <w:t>The plots illustrate how the surface temperature rises from 0°C to around 30°C while the soil temperature rises, typically ranging from 5°C to 20°C. The distribution of points indicates a positive correlation between surface and soil temperatures, implying that warmer surface conditions are often associated with warmer soil temperatures.</w:t>
      </w:r>
    </w:p>
    <w:p w14:paraId="7BE54C2F" w14:textId="77777777" w:rsidR="00225282" w:rsidRDefault="00416302" w:rsidP="00225282">
      <w:pPr>
        <w:keepNext/>
        <w:spacing w:after="0" w:line="360" w:lineRule="auto"/>
        <w:jc w:val="both"/>
      </w:pPr>
      <w:r>
        <w:rPr>
          <w:rFonts w:cs="Arial"/>
          <w:noProof/>
          <w:szCs w:val="24"/>
        </w:rPr>
        <w:lastRenderedPageBreak/>
        <w:drawing>
          <wp:inline distT="0" distB="0" distL="0" distR="0" wp14:anchorId="55F6823C" wp14:editId="233CD24D">
            <wp:extent cx="6187440" cy="2197100"/>
            <wp:effectExtent l="0" t="0" r="3810" b="0"/>
            <wp:docPr id="20533891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89105" name="Picture 2053389105"/>
                    <pic:cNvPicPr/>
                  </pic:nvPicPr>
                  <pic:blipFill>
                    <a:blip r:embed="rId43">
                      <a:extLst>
                        <a:ext uri="{28A0092B-C50C-407E-A947-70E740481C1C}">
                          <a14:useLocalDpi xmlns:a14="http://schemas.microsoft.com/office/drawing/2010/main" val="0"/>
                        </a:ext>
                      </a:extLst>
                    </a:blip>
                    <a:stretch>
                      <a:fillRect/>
                    </a:stretch>
                  </pic:blipFill>
                  <pic:spPr>
                    <a:xfrm>
                      <a:off x="0" y="0"/>
                      <a:ext cx="6206810" cy="2203978"/>
                    </a:xfrm>
                    <a:prstGeom prst="rect">
                      <a:avLst/>
                    </a:prstGeom>
                  </pic:spPr>
                </pic:pic>
              </a:graphicData>
            </a:graphic>
          </wp:inline>
        </w:drawing>
      </w:r>
    </w:p>
    <w:p w14:paraId="7980A46E" w14:textId="06CA4800" w:rsidR="009539CA" w:rsidRPr="00225282" w:rsidRDefault="00225282" w:rsidP="00225282">
      <w:pPr>
        <w:pStyle w:val="Caption"/>
        <w:jc w:val="both"/>
        <w:rPr>
          <w:rFonts w:cs="Arial"/>
          <w:i w:val="0"/>
          <w:iCs w:val="0"/>
          <w:sz w:val="24"/>
          <w:szCs w:val="24"/>
        </w:rPr>
      </w:pPr>
      <w:bookmarkStart w:id="87" w:name="_Toc168324013"/>
      <w:r w:rsidRPr="00225282">
        <w:rPr>
          <w:rFonts w:cs="Arial"/>
          <w:i w:val="0"/>
          <w:iCs w:val="0"/>
          <w:sz w:val="24"/>
          <w:szCs w:val="24"/>
        </w:rPr>
        <w:t xml:space="preserve">Figure </w:t>
      </w:r>
      <w:r w:rsidRPr="00225282">
        <w:rPr>
          <w:rFonts w:cs="Arial"/>
          <w:i w:val="0"/>
          <w:iCs w:val="0"/>
          <w:sz w:val="24"/>
          <w:szCs w:val="24"/>
        </w:rPr>
        <w:fldChar w:fldCharType="begin"/>
      </w:r>
      <w:r w:rsidRPr="00225282">
        <w:rPr>
          <w:rFonts w:cs="Arial"/>
          <w:i w:val="0"/>
          <w:iCs w:val="0"/>
          <w:sz w:val="24"/>
          <w:szCs w:val="24"/>
        </w:rPr>
        <w:instrText xml:space="preserve"> SEQ Figure \* ARABIC </w:instrText>
      </w:r>
      <w:r w:rsidRPr="00225282">
        <w:rPr>
          <w:rFonts w:cs="Arial"/>
          <w:i w:val="0"/>
          <w:iCs w:val="0"/>
          <w:sz w:val="24"/>
          <w:szCs w:val="24"/>
        </w:rPr>
        <w:fldChar w:fldCharType="separate"/>
      </w:r>
      <w:r w:rsidR="002F2214">
        <w:rPr>
          <w:rFonts w:cs="Arial"/>
          <w:i w:val="0"/>
          <w:iCs w:val="0"/>
          <w:noProof/>
          <w:sz w:val="24"/>
          <w:szCs w:val="24"/>
        </w:rPr>
        <w:t>33</w:t>
      </w:r>
      <w:r w:rsidRPr="00225282">
        <w:rPr>
          <w:rFonts w:cs="Arial"/>
          <w:i w:val="0"/>
          <w:iCs w:val="0"/>
          <w:sz w:val="24"/>
          <w:szCs w:val="24"/>
        </w:rPr>
        <w:fldChar w:fldCharType="end"/>
      </w:r>
      <w:r w:rsidRPr="00225282">
        <w:rPr>
          <w:rFonts w:cs="Arial"/>
          <w:i w:val="0"/>
          <w:iCs w:val="0"/>
          <w:sz w:val="24"/>
          <w:szCs w:val="24"/>
        </w:rPr>
        <w:t>. Spearman's rank correlation rho</w:t>
      </w:r>
      <w:bookmarkEnd w:id="87"/>
    </w:p>
    <w:p w14:paraId="6BC2B074" w14:textId="4C053348" w:rsidR="00DE4EB0" w:rsidRDefault="00DE4EB0" w:rsidP="005521D3">
      <w:pPr>
        <w:spacing w:line="360" w:lineRule="auto"/>
        <w:jc w:val="both"/>
        <w:rPr>
          <w:rFonts w:cs="Arial"/>
          <w:szCs w:val="24"/>
        </w:rPr>
      </w:pPr>
      <w:r>
        <w:rPr>
          <w:rFonts w:cs="Arial"/>
          <w:szCs w:val="24"/>
        </w:rPr>
        <w:t>The rho coeffi</w:t>
      </w:r>
      <w:r w:rsidR="00F315A0">
        <w:rPr>
          <w:rFonts w:cs="Arial"/>
          <w:szCs w:val="24"/>
        </w:rPr>
        <w:t>ci</w:t>
      </w:r>
      <w:r w:rsidR="00141A4A">
        <w:rPr>
          <w:rFonts w:cs="Arial"/>
          <w:szCs w:val="24"/>
        </w:rPr>
        <w:t xml:space="preserve">ent is 0.6207875, indicating a moderate </w:t>
      </w:r>
      <w:r w:rsidR="00F315A0">
        <w:rPr>
          <w:rFonts w:cs="Arial"/>
          <w:szCs w:val="24"/>
        </w:rPr>
        <w:t>to high</w:t>
      </w:r>
      <w:r w:rsidR="00141A4A">
        <w:rPr>
          <w:rFonts w:cs="Arial"/>
          <w:szCs w:val="24"/>
        </w:rPr>
        <w:t xml:space="preserve"> positive correlation between TSK and TSLB</w:t>
      </w:r>
      <w:r w:rsidR="00E24AB9">
        <w:rPr>
          <w:rFonts w:cs="Arial"/>
          <w:szCs w:val="24"/>
        </w:rPr>
        <w:t xml:space="preserve"> variables. The spearman’s rank correlation coefficient runs from -1 to 1, with 1 indicating a perfect positive connection, -1 indicating a perfect negative correlation, and 0 denoting no association.</w:t>
      </w:r>
    </w:p>
    <w:p w14:paraId="6125FAA9" w14:textId="6C11400B" w:rsidR="00753C36" w:rsidRDefault="007D7AEC" w:rsidP="00C2477D">
      <w:pPr>
        <w:spacing w:line="360" w:lineRule="auto"/>
        <w:jc w:val="both"/>
        <w:rPr>
          <w:rFonts w:cs="Arial"/>
          <w:szCs w:val="24"/>
        </w:rPr>
      </w:pPr>
      <w:r>
        <w:rPr>
          <w:rFonts w:cs="Arial"/>
          <w:szCs w:val="24"/>
        </w:rPr>
        <w:t xml:space="preserve">The weak p-value (&lt;2.2e-16) indicates that the observed connection </w:t>
      </w:r>
      <w:r w:rsidR="00E90C3F">
        <w:rPr>
          <w:rFonts w:cs="Arial"/>
          <w:szCs w:val="24"/>
        </w:rPr>
        <w:t xml:space="preserve">is unlikely to have occurred by chance. Therefore, we reject the null hypothesis which claims that there is no correlation between </w:t>
      </w:r>
      <w:r w:rsidR="00E54F68">
        <w:rPr>
          <w:rFonts w:cs="Arial"/>
          <w:szCs w:val="24"/>
        </w:rPr>
        <w:t>TSK and TSLB.</w:t>
      </w:r>
    </w:p>
    <w:p w14:paraId="73E3151E" w14:textId="1DBBCAAB" w:rsidR="003667DF" w:rsidRPr="00083BC6" w:rsidRDefault="0062638E" w:rsidP="0062638E">
      <w:pPr>
        <w:pStyle w:val="Heading2"/>
        <w:spacing w:line="360" w:lineRule="auto"/>
        <w:jc w:val="both"/>
        <w:rPr>
          <w:rFonts w:ascii="Arial" w:hAnsi="Arial" w:cs="Arial"/>
          <w:b/>
          <w:bCs/>
          <w:sz w:val="24"/>
          <w:szCs w:val="24"/>
        </w:rPr>
      </w:pPr>
      <w:bookmarkStart w:id="88" w:name="_Toc166699007"/>
      <w:bookmarkStart w:id="89" w:name="_Toc168323969"/>
      <w:r w:rsidRPr="00083BC6">
        <w:rPr>
          <w:rFonts w:ascii="Arial" w:hAnsi="Arial" w:cs="Arial"/>
          <w:b/>
          <w:bCs/>
          <w:sz w:val="24"/>
          <w:szCs w:val="24"/>
        </w:rPr>
        <w:t>4.3. MULTIVARIATE ANALYSIS</w:t>
      </w:r>
      <w:bookmarkEnd w:id="88"/>
      <w:bookmarkEnd w:id="89"/>
    </w:p>
    <w:p w14:paraId="4B9FD60A" w14:textId="0AB6D05D" w:rsidR="0094754B" w:rsidRDefault="009E71E5" w:rsidP="003667DF">
      <w:pPr>
        <w:spacing w:line="360" w:lineRule="auto"/>
        <w:jc w:val="both"/>
        <w:rPr>
          <w:rFonts w:cs="Arial"/>
          <w:szCs w:val="24"/>
        </w:rPr>
      </w:pPr>
      <w:r>
        <w:rPr>
          <w:rFonts w:cs="Arial"/>
          <w:szCs w:val="24"/>
        </w:rPr>
        <w:t xml:space="preserve">Research Question 3: </w:t>
      </w:r>
      <w:r w:rsidRPr="009E71E5">
        <w:rPr>
          <w:rFonts w:cs="Arial"/>
          <w:szCs w:val="24"/>
        </w:rPr>
        <w:t xml:space="preserve">How </w:t>
      </w:r>
      <w:r w:rsidR="00786D45">
        <w:rPr>
          <w:rFonts w:cs="Arial"/>
          <w:szCs w:val="24"/>
        </w:rPr>
        <w:t>do</w:t>
      </w:r>
      <w:r w:rsidRPr="009E71E5">
        <w:rPr>
          <w:rFonts w:cs="Arial"/>
          <w:szCs w:val="24"/>
        </w:rPr>
        <w:t xml:space="preserve"> humidity (Q2), soil temperature (TSLB), </w:t>
      </w:r>
      <w:r w:rsidR="0098173D">
        <w:rPr>
          <w:rFonts w:cs="Arial"/>
          <w:szCs w:val="24"/>
        </w:rPr>
        <w:t>Soil Moisture</w:t>
      </w:r>
      <w:r w:rsidR="00D66CD6">
        <w:rPr>
          <w:rFonts w:cs="Arial"/>
          <w:szCs w:val="24"/>
        </w:rPr>
        <w:t xml:space="preserve"> (SMOIS)</w:t>
      </w:r>
      <w:r w:rsidR="007F4950">
        <w:rPr>
          <w:rFonts w:cs="Arial"/>
          <w:szCs w:val="24"/>
        </w:rPr>
        <w:t xml:space="preserve"> </w:t>
      </w:r>
      <w:r w:rsidRPr="009E71E5">
        <w:rPr>
          <w:rFonts w:cs="Arial"/>
          <w:szCs w:val="24"/>
        </w:rPr>
        <w:t xml:space="preserve">and windspeed influence surface temperature (TSK) in the </w:t>
      </w:r>
      <w:proofErr w:type="spellStart"/>
      <w:r w:rsidRPr="009E71E5">
        <w:rPr>
          <w:rFonts w:cs="Arial"/>
          <w:szCs w:val="24"/>
        </w:rPr>
        <w:t>scarcliffe</w:t>
      </w:r>
      <w:proofErr w:type="spellEnd"/>
      <w:r w:rsidRPr="009E71E5">
        <w:rPr>
          <w:rFonts w:cs="Arial"/>
          <w:szCs w:val="24"/>
        </w:rPr>
        <w:t xml:space="preserve"> region?</w:t>
      </w:r>
    </w:p>
    <w:p w14:paraId="0FEE1946" w14:textId="77777777" w:rsidR="00292493" w:rsidRDefault="000577AC" w:rsidP="00292493">
      <w:pPr>
        <w:keepNext/>
        <w:spacing w:line="360" w:lineRule="auto"/>
        <w:jc w:val="both"/>
      </w:pPr>
      <w:r>
        <w:rPr>
          <w:noProof/>
        </w:rPr>
        <w:drawing>
          <wp:inline distT="0" distB="0" distL="0" distR="0" wp14:anchorId="70543580" wp14:editId="3A7718E2">
            <wp:extent cx="3968750" cy="282575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MAY-3OTH-7006_files/figure-docx/unnamed-chunk-18-1.png"/>
                    <pic:cNvPicPr>
                      <a:picLocks noChangeAspect="1" noChangeArrowheads="1"/>
                    </pic:cNvPicPr>
                  </pic:nvPicPr>
                  <pic:blipFill>
                    <a:blip r:embed="rId44"/>
                    <a:stretch>
                      <a:fillRect/>
                    </a:stretch>
                  </pic:blipFill>
                  <pic:spPr bwMode="auto">
                    <a:xfrm>
                      <a:off x="0" y="0"/>
                      <a:ext cx="3995371" cy="2844704"/>
                    </a:xfrm>
                    <a:prstGeom prst="rect">
                      <a:avLst/>
                    </a:prstGeom>
                    <a:noFill/>
                    <a:ln w="9525">
                      <a:noFill/>
                      <a:headEnd/>
                      <a:tailEnd/>
                    </a:ln>
                  </pic:spPr>
                </pic:pic>
              </a:graphicData>
            </a:graphic>
          </wp:inline>
        </w:drawing>
      </w:r>
    </w:p>
    <w:p w14:paraId="08EC6415" w14:textId="606FEC85" w:rsidR="000577AC" w:rsidRDefault="00292493" w:rsidP="005B7231">
      <w:pPr>
        <w:pStyle w:val="Caption"/>
        <w:spacing w:line="360" w:lineRule="auto"/>
        <w:jc w:val="both"/>
        <w:rPr>
          <w:i w:val="0"/>
          <w:iCs w:val="0"/>
          <w:sz w:val="24"/>
          <w:szCs w:val="24"/>
        </w:rPr>
      </w:pPr>
      <w:bookmarkStart w:id="90" w:name="_Toc168324014"/>
      <w:r w:rsidRPr="00292493">
        <w:rPr>
          <w:i w:val="0"/>
          <w:iCs w:val="0"/>
          <w:sz w:val="24"/>
          <w:szCs w:val="24"/>
        </w:rPr>
        <w:t xml:space="preserve">Figure </w:t>
      </w:r>
      <w:r w:rsidRPr="00292493">
        <w:rPr>
          <w:i w:val="0"/>
          <w:iCs w:val="0"/>
          <w:sz w:val="24"/>
          <w:szCs w:val="24"/>
        </w:rPr>
        <w:fldChar w:fldCharType="begin"/>
      </w:r>
      <w:r w:rsidRPr="00292493">
        <w:rPr>
          <w:i w:val="0"/>
          <w:iCs w:val="0"/>
          <w:sz w:val="24"/>
          <w:szCs w:val="24"/>
        </w:rPr>
        <w:instrText xml:space="preserve"> SEQ Figure \* ARABIC </w:instrText>
      </w:r>
      <w:r w:rsidRPr="00292493">
        <w:rPr>
          <w:i w:val="0"/>
          <w:iCs w:val="0"/>
          <w:sz w:val="24"/>
          <w:szCs w:val="24"/>
        </w:rPr>
        <w:fldChar w:fldCharType="separate"/>
      </w:r>
      <w:r w:rsidR="002F2214">
        <w:rPr>
          <w:i w:val="0"/>
          <w:iCs w:val="0"/>
          <w:noProof/>
          <w:sz w:val="24"/>
          <w:szCs w:val="24"/>
        </w:rPr>
        <w:t>34</w:t>
      </w:r>
      <w:r w:rsidRPr="00292493">
        <w:rPr>
          <w:i w:val="0"/>
          <w:iCs w:val="0"/>
          <w:sz w:val="24"/>
          <w:szCs w:val="24"/>
        </w:rPr>
        <w:fldChar w:fldCharType="end"/>
      </w:r>
      <w:r w:rsidRPr="00292493">
        <w:rPr>
          <w:i w:val="0"/>
          <w:iCs w:val="0"/>
          <w:sz w:val="24"/>
          <w:szCs w:val="24"/>
        </w:rPr>
        <w:t>. Correlation Matrix</w:t>
      </w:r>
      <w:bookmarkEnd w:id="90"/>
    </w:p>
    <w:p w14:paraId="6955E2B9" w14:textId="234B442C" w:rsidR="00E05BCE" w:rsidRDefault="00E05BCE" w:rsidP="005B7231">
      <w:pPr>
        <w:spacing w:line="360" w:lineRule="auto"/>
        <w:jc w:val="both"/>
      </w:pPr>
      <w:r>
        <w:lastRenderedPageBreak/>
        <w:t xml:space="preserve">The above correlation matrix </w:t>
      </w:r>
      <w:r w:rsidR="001E34FD">
        <w:t xml:space="preserve">shows correlation coefficient between the variables, </w:t>
      </w:r>
      <w:r w:rsidR="00BE5073">
        <w:t>the values is between -1 to 1.</w:t>
      </w:r>
    </w:p>
    <w:p w14:paraId="55801625" w14:textId="0ADE1FCB" w:rsidR="00BE5073" w:rsidRDefault="00BE5073" w:rsidP="005B7231">
      <w:pPr>
        <w:pStyle w:val="ListParagraph"/>
        <w:numPr>
          <w:ilvl w:val="0"/>
          <w:numId w:val="22"/>
        </w:numPr>
        <w:spacing w:line="360" w:lineRule="auto"/>
        <w:jc w:val="both"/>
      </w:pPr>
      <w:r>
        <w:t>1 indicates a perfect positive correlation</w:t>
      </w:r>
      <w:r w:rsidR="002C1035">
        <w:t xml:space="preserve"> which means as one variable increases, the other variable tends to increase.</w:t>
      </w:r>
    </w:p>
    <w:p w14:paraId="34F6BC5F" w14:textId="5C56C863" w:rsidR="00BE5073" w:rsidRDefault="00BE5073" w:rsidP="005B7231">
      <w:pPr>
        <w:pStyle w:val="ListParagraph"/>
        <w:numPr>
          <w:ilvl w:val="0"/>
          <w:numId w:val="22"/>
        </w:numPr>
        <w:spacing w:line="360" w:lineRule="auto"/>
        <w:jc w:val="both"/>
      </w:pPr>
      <w:r>
        <w:t xml:space="preserve">-1 indicates </w:t>
      </w:r>
      <w:r w:rsidR="002A7183">
        <w:t>a perfect negative correlation</w:t>
      </w:r>
      <w:r w:rsidR="002C1035">
        <w:t>,</w:t>
      </w:r>
      <w:r w:rsidR="0031617F">
        <w:t xml:space="preserve"> </w:t>
      </w:r>
      <w:r w:rsidR="00116A92">
        <w:t>as one</w:t>
      </w:r>
      <w:r w:rsidR="0031617F">
        <w:t xml:space="preserve"> variable increases, the other variable tends to decrease.</w:t>
      </w:r>
    </w:p>
    <w:p w14:paraId="515BE5D7" w14:textId="5738093F" w:rsidR="002A7183" w:rsidRPr="00E05BCE" w:rsidRDefault="002A7183" w:rsidP="005B7231">
      <w:pPr>
        <w:pStyle w:val="ListParagraph"/>
        <w:numPr>
          <w:ilvl w:val="0"/>
          <w:numId w:val="22"/>
        </w:numPr>
        <w:spacing w:line="360" w:lineRule="auto"/>
        <w:jc w:val="both"/>
      </w:pPr>
      <w:r>
        <w:t>0 indicates no correlation</w:t>
      </w:r>
      <w:r w:rsidR="0031617F">
        <w:t>.</w:t>
      </w:r>
    </w:p>
    <w:p w14:paraId="643C8870" w14:textId="1DE027C8" w:rsidR="00FF61D7" w:rsidRDefault="00E93FFA" w:rsidP="005B7231">
      <w:pPr>
        <w:spacing w:line="360" w:lineRule="auto"/>
        <w:jc w:val="both"/>
      </w:pPr>
      <w:r w:rsidRPr="00941DE1">
        <w:rPr>
          <w:b/>
          <w:bCs/>
        </w:rPr>
        <w:t xml:space="preserve">TSK </w:t>
      </w:r>
      <w:r w:rsidR="004136D4" w:rsidRPr="00941DE1">
        <w:rPr>
          <w:b/>
          <w:bCs/>
        </w:rPr>
        <w:t>and</w:t>
      </w:r>
      <w:r w:rsidRPr="00941DE1">
        <w:rPr>
          <w:b/>
          <w:bCs/>
        </w:rPr>
        <w:t xml:space="preserve"> Q2:</w:t>
      </w:r>
      <w:r>
        <w:t xml:space="preserve"> Correlation </w:t>
      </w:r>
      <w:r w:rsidR="00116A92">
        <w:t>coefficient</w:t>
      </w:r>
      <w:r>
        <w:t xml:space="preserve"> </w:t>
      </w:r>
      <w:r w:rsidR="00705440">
        <w:t xml:space="preserve">= 0.55 which indicate that there is a moderate positive relationship between surface temperature </w:t>
      </w:r>
      <w:r w:rsidR="000F3EEE">
        <w:t xml:space="preserve">(TSK) </w:t>
      </w:r>
      <w:r w:rsidR="00705440">
        <w:t>and humidity</w:t>
      </w:r>
      <w:r w:rsidR="000F3EEE">
        <w:t xml:space="preserve"> (Q2). TSK </w:t>
      </w:r>
      <w:r w:rsidR="008E5886">
        <w:t>rises as Q2 increases</w:t>
      </w:r>
      <w:r w:rsidR="00A31BA1">
        <w:t>.</w:t>
      </w:r>
    </w:p>
    <w:p w14:paraId="1D57428F" w14:textId="21CCE6E4" w:rsidR="00A31BA1" w:rsidRDefault="001347C6" w:rsidP="005B7231">
      <w:pPr>
        <w:spacing w:line="360" w:lineRule="auto"/>
        <w:jc w:val="both"/>
      </w:pPr>
      <w:r w:rsidRPr="00941DE1">
        <w:rPr>
          <w:b/>
          <w:bCs/>
        </w:rPr>
        <w:t>TSK and TSLB:</w:t>
      </w:r>
      <w:r>
        <w:t xml:space="preserve"> Correlation coefficient = 0.62. </w:t>
      </w:r>
      <w:r w:rsidR="00EE3C8B">
        <w:t xml:space="preserve">TSK and TSLB have a </w:t>
      </w:r>
      <w:r w:rsidR="00380087">
        <w:t xml:space="preserve">moderate </w:t>
      </w:r>
      <w:r w:rsidR="0083382D">
        <w:t>positive associa</w:t>
      </w:r>
      <w:r w:rsidR="0056390B">
        <w:t xml:space="preserve">tion. </w:t>
      </w:r>
      <w:r w:rsidR="005C6829">
        <w:t>Higher</w:t>
      </w:r>
      <w:r w:rsidR="00CA056C">
        <w:t xml:space="preserve"> soil temperatures can contribute</w:t>
      </w:r>
      <w:r w:rsidR="00630CF6">
        <w:t xml:space="preserve"> to higher surface temperature.</w:t>
      </w:r>
    </w:p>
    <w:p w14:paraId="5CE3B9ED" w14:textId="775B11F8" w:rsidR="00630CF6" w:rsidRDefault="009E6E6B" w:rsidP="005B7231">
      <w:pPr>
        <w:spacing w:line="360" w:lineRule="auto"/>
        <w:jc w:val="both"/>
      </w:pPr>
      <w:r w:rsidRPr="00941DE1">
        <w:rPr>
          <w:b/>
          <w:bCs/>
        </w:rPr>
        <w:t>TSK and SMOIS</w:t>
      </w:r>
      <w:r w:rsidR="00FF10AF" w:rsidRPr="00941DE1">
        <w:rPr>
          <w:b/>
          <w:bCs/>
        </w:rPr>
        <w:t>:</w:t>
      </w:r>
      <w:r w:rsidR="00FF10AF">
        <w:t xml:space="preserve"> </w:t>
      </w:r>
      <w:r w:rsidR="003E1687">
        <w:t>Surface temperature and soil</w:t>
      </w:r>
      <w:r w:rsidR="00A94ABD">
        <w:t xml:space="preserve"> moisture </w:t>
      </w:r>
      <w:r w:rsidR="00F30E1B">
        <w:t>show a weak</w:t>
      </w:r>
      <w:r w:rsidR="00A94ABD">
        <w:t xml:space="preserve"> negative </w:t>
      </w:r>
      <w:r w:rsidR="00843B16">
        <w:t>correlation</w:t>
      </w:r>
      <w:r w:rsidR="00E46A92">
        <w:t xml:space="preserve"> (</w:t>
      </w:r>
      <w:r w:rsidR="004F126E">
        <w:t>-0.18)</w:t>
      </w:r>
      <w:r w:rsidR="004B7A72">
        <w:t>. As soil moisture levels rise, surface temperature will fall</w:t>
      </w:r>
      <w:r w:rsidR="000B33C6">
        <w:t>.</w:t>
      </w:r>
    </w:p>
    <w:p w14:paraId="455ED561" w14:textId="1800263A" w:rsidR="0087143E" w:rsidRPr="00C5028F" w:rsidRDefault="001E4F8E" w:rsidP="00C5028F">
      <w:pPr>
        <w:spacing w:line="360" w:lineRule="auto"/>
        <w:jc w:val="both"/>
      </w:pPr>
      <w:r w:rsidRPr="00941DE1">
        <w:rPr>
          <w:b/>
          <w:bCs/>
        </w:rPr>
        <w:t xml:space="preserve">TSK and </w:t>
      </w:r>
      <w:r w:rsidR="00116A92" w:rsidRPr="00941DE1">
        <w:rPr>
          <w:b/>
          <w:bCs/>
        </w:rPr>
        <w:t>Windspeed</w:t>
      </w:r>
      <w:r w:rsidRPr="00941DE1">
        <w:rPr>
          <w:b/>
          <w:bCs/>
        </w:rPr>
        <w:t>:</w:t>
      </w:r>
      <w:r>
        <w:t xml:space="preserve"> </w:t>
      </w:r>
      <w:r w:rsidR="000D0DFB">
        <w:t xml:space="preserve">The relationship between </w:t>
      </w:r>
      <w:r w:rsidR="004136D4">
        <w:t>these 2 variables</w:t>
      </w:r>
      <w:r w:rsidR="000D0DFB">
        <w:t xml:space="preserve"> is</w:t>
      </w:r>
      <w:r w:rsidR="009B2687">
        <w:t xml:space="preserve"> a weak positive correlation (</w:t>
      </w:r>
      <w:r w:rsidR="002816D0">
        <w:t>0.07794999)</w:t>
      </w:r>
      <w:r w:rsidR="007F4943">
        <w:t>.</w:t>
      </w:r>
    </w:p>
    <w:p w14:paraId="00010AF9" w14:textId="6796515B" w:rsidR="00D44680" w:rsidRPr="00083BC6" w:rsidRDefault="009909EC" w:rsidP="00B944F3">
      <w:pPr>
        <w:pStyle w:val="Heading1"/>
        <w:spacing w:before="0" w:after="0" w:line="360" w:lineRule="auto"/>
        <w:jc w:val="both"/>
        <w:rPr>
          <w:rFonts w:ascii="Arial" w:hAnsi="Arial" w:cs="Arial"/>
          <w:b/>
          <w:bCs/>
          <w:sz w:val="30"/>
          <w:szCs w:val="30"/>
        </w:rPr>
      </w:pPr>
      <w:bookmarkStart w:id="91" w:name="_Toc166699009"/>
      <w:bookmarkStart w:id="92" w:name="_Toc168323970"/>
      <w:r w:rsidRPr="00083BC6">
        <w:rPr>
          <w:rFonts w:ascii="Arial" w:hAnsi="Arial" w:cs="Arial"/>
          <w:b/>
          <w:bCs/>
          <w:sz w:val="30"/>
          <w:szCs w:val="30"/>
        </w:rPr>
        <w:t xml:space="preserve">5.0. </w:t>
      </w:r>
      <w:r w:rsidR="006E2405" w:rsidRPr="00083BC6">
        <w:rPr>
          <w:rFonts w:ascii="Arial" w:hAnsi="Arial" w:cs="Arial"/>
          <w:b/>
          <w:bCs/>
          <w:sz w:val="30"/>
          <w:szCs w:val="30"/>
        </w:rPr>
        <w:t>MACHINE LEARNING MODEL</w:t>
      </w:r>
      <w:bookmarkEnd w:id="91"/>
      <w:bookmarkEnd w:id="92"/>
    </w:p>
    <w:p w14:paraId="7AEA76DE" w14:textId="5E1980CD" w:rsidR="008B7D94" w:rsidRPr="00083BC6" w:rsidRDefault="009909EC" w:rsidP="009909EC">
      <w:pPr>
        <w:pStyle w:val="Heading2"/>
        <w:spacing w:line="360" w:lineRule="auto"/>
        <w:jc w:val="both"/>
        <w:rPr>
          <w:rFonts w:ascii="Arial" w:hAnsi="Arial" w:cs="Arial"/>
          <w:b/>
          <w:bCs/>
          <w:sz w:val="24"/>
          <w:szCs w:val="24"/>
        </w:rPr>
      </w:pPr>
      <w:bookmarkStart w:id="93" w:name="_Toc166699010"/>
      <w:bookmarkStart w:id="94" w:name="_Toc168323971"/>
      <w:r w:rsidRPr="00083BC6">
        <w:rPr>
          <w:rFonts w:ascii="Arial" w:hAnsi="Arial" w:cs="Arial"/>
          <w:b/>
          <w:bCs/>
          <w:sz w:val="24"/>
          <w:szCs w:val="24"/>
        </w:rPr>
        <w:t>5.1. DATA MODELLING OF MLR, SVM AND RFR</w:t>
      </w:r>
      <w:bookmarkEnd w:id="93"/>
      <w:bookmarkEnd w:id="94"/>
    </w:p>
    <w:p w14:paraId="3A78AE2F" w14:textId="77777777" w:rsidR="00E1496A" w:rsidRDefault="002A0C63" w:rsidP="00C45210">
      <w:pPr>
        <w:spacing w:line="360" w:lineRule="auto"/>
        <w:jc w:val="both"/>
        <w:rPr>
          <w:rFonts w:cs="Arial"/>
          <w:szCs w:val="24"/>
        </w:rPr>
      </w:pPr>
      <w:r w:rsidRPr="00083BC6">
        <w:rPr>
          <w:rFonts w:cs="Arial"/>
          <w:szCs w:val="24"/>
        </w:rPr>
        <w:t xml:space="preserve">MLR, which has its origins in the early 20th century, is a vital technique in statistical data analysis. Regression analysis was made possible by statisticians </w:t>
      </w:r>
      <w:r w:rsidR="00883BC2" w:rsidRPr="00083BC6">
        <w:rPr>
          <w:rFonts w:cs="Arial"/>
          <w:szCs w:val="24"/>
        </w:rPr>
        <w:t>like</w:t>
      </w:r>
      <w:r w:rsidRPr="00083BC6">
        <w:rPr>
          <w:rFonts w:cs="Arial"/>
          <w:szCs w:val="24"/>
        </w:rPr>
        <w:t xml:space="preserve"> </w:t>
      </w:r>
      <w:r w:rsidR="008324A7" w:rsidRPr="00083BC6">
        <w:rPr>
          <w:rFonts w:cs="Arial"/>
          <w:szCs w:val="24"/>
        </w:rPr>
        <w:fldChar w:fldCharType="begin"/>
      </w:r>
      <w:r w:rsidR="008324A7" w:rsidRPr="00083BC6">
        <w:rPr>
          <w:rFonts w:cs="Arial"/>
          <w:szCs w:val="24"/>
        </w:rPr>
        <w:instrText xml:space="preserve"> ADDIN ZOTERO_ITEM CSL_CITATION {"citationID":"a605fZ6J","properties":{"formattedCitation":"(Fisher, 1922)","plainCitation":"(Fisher, 1922)","noteIndex":0},"citationItems":[{"id":440,"uris":["http://zotero.org/users/12984671/items/NX3SS6NB"],"itemData":{"id":440,"type":"article-journal","container-title":"Journal of the Royal Statistical Society","DOI":"10.2307/2341124","ISSN":"0952-8385","issue":"4","note":"publisher: [Wiley, Royal Statistical Society]","page":"597-612","source":"JSTOR","title":"The Goodness of Fit of Regression Formulae, and the Distribution of Regression Coefficients","URL":"https://www.jstor.org/stable/2341124","volume":"85","author":[{"family":"Fisher","given":"R. A."}],"accessed":{"date-parts":[["2024",5,15]]},"issued":{"date-parts":[["1922"]]}}}],"schema":"https://github.com/citation-style-language/schema/raw/master/csl-citation.json"} </w:instrText>
      </w:r>
      <w:r w:rsidR="008324A7" w:rsidRPr="00083BC6">
        <w:rPr>
          <w:rFonts w:cs="Arial"/>
          <w:szCs w:val="24"/>
        </w:rPr>
        <w:fldChar w:fldCharType="separate"/>
      </w:r>
      <w:r w:rsidR="008324A7" w:rsidRPr="00083BC6">
        <w:rPr>
          <w:rFonts w:cs="Arial"/>
        </w:rPr>
        <w:t xml:space="preserve">Fisher </w:t>
      </w:r>
      <w:r w:rsidR="00883BC2" w:rsidRPr="00083BC6">
        <w:rPr>
          <w:rFonts w:cs="Arial"/>
        </w:rPr>
        <w:t>(</w:t>
      </w:r>
      <w:r w:rsidR="008324A7" w:rsidRPr="00083BC6">
        <w:rPr>
          <w:rFonts w:cs="Arial"/>
        </w:rPr>
        <w:t>1922)</w:t>
      </w:r>
      <w:r w:rsidR="008324A7" w:rsidRPr="00083BC6">
        <w:rPr>
          <w:rFonts w:cs="Arial"/>
          <w:szCs w:val="24"/>
        </w:rPr>
        <w:fldChar w:fldCharType="end"/>
      </w:r>
      <w:r w:rsidRPr="00083BC6">
        <w:rPr>
          <w:rFonts w:cs="Arial"/>
          <w:szCs w:val="24"/>
        </w:rPr>
        <w:t xml:space="preserve">. </w:t>
      </w:r>
      <w:r w:rsidR="00FF58F9" w:rsidRPr="00083BC6">
        <w:rPr>
          <w:rFonts w:cs="Arial"/>
          <w:szCs w:val="24"/>
        </w:rPr>
        <w:t>The objective of multiple linear regression</w:t>
      </w:r>
      <w:r w:rsidR="000E4AFC" w:rsidRPr="00083BC6">
        <w:rPr>
          <w:rFonts w:cs="Arial"/>
          <w:szCs w:val="24"/>
        </w:rPr>
        <w:t xml:space="preserve"> </w:t>
      </w:r>
      <w:r w:rsidR="00F36925" w:rsidRPr="00083BC6">
        <w:rPr>
          <w:rFonts w:cs="Arial"/>
          <w:szCs w:val="24"/>
        </w:rPr>
        <w:t>MLR</w:t>
      </w:r>
      <w:r w:rsidR="00FF58F9" w:rsidRPr="00083BC6">
        <w:rPr>
          <w:rFonts w:cs="Arial"/>
          <w:szCs w:val="24"/>
        </w:rPr>
        <w:t xml:space="preserve"> analysis is to investigate the correlation between a dependent variable and two or more independent variables</w:t>
      </w:r>
      <w:r w:rsidR="00E17FEC" w:rsidRPr="00083BC6">
        <w:rPr>
          <w:rFonts w:cs="Arial"/>
          <w:szCs w:val="24"/>
        </w:rPr>
        <w:t xml:space="preserve"> </w:t>
      </w:r>
      <w:r w:rsidR="00E17FEC" w:rsidRPr="00083BC6">
        <w:rPr>
          <w:rFonts w:cs="Arial"/>
          <w:szCs w:val="24"/>
        </w:rPr>
        <w:fldChar w:fldCharType="begin"/>
      </w:r>
      <w:r w:rsidR="00E17FEC" w:rsidRPr="00083BC6">
        <w:rPr>
          <w:rFonts w:cs="Arial"/>
          <w:szCs w:val="24"/>
        </w:rPr>
        <w:instrText xml:space="preserve"> ADDIN ZOTERO_ITEM CSL_CITATION {"citationID":"lScVskqi","properties":{"formattedCitation":"(Uyan\\uc0\\u305{}k and G\\uc0\\u252{}ler, 2013)","plainCitation":"(Uyanık and Güler, 2013)","noteIndex":0},"citationItems":[{"id":436,"uris":["http://zotero.org/users/12984671/items/36S33BPU"],"itemData":{"id":436,"type":"article-journal","abstract":"Regression analysis is a statistical technique for estimating the relationship among variables which have reason and result relation. Main focus of univariate regression is analyse the relationship between a dependent variable and one independent variable and formulates the linear relation equation between dependent and independent variable. Regression models with one dependent variable and more than one independent variables are called multilinear regression. In this study, data for multilinear regression analysis is occur from Sakarya University Education Faculty student's lesson (measurement and evaluation, educational psychology, program development, counseling and instructional techniques) scores and their 2012- KPSS score. Assumptions of multilinear regression analysis- normality, linearity, no extreme values- and missing value analysis were examined. The data that verify the assumptions were analyzed with multiple regression and lessons measurement and evaluation, instructional techniques, counseling, program development and educational psychology were estimate the KPSS respectively.","collection-title":"4th International Conference on New Horizons in Education","container-title":"Procedia - Social and Behavioral Sciences","DOI":"10.1016/j.sbspro.2013.12.027","ISSN":"1877-0428","journalAbbreviation":"Procedia - Social and Behavioral Sciences","page":"234-240","source":"ScienceDirect","title":"A Study on Multiple Linear Regression Analysis","URL":"https://www.sciencedirect.com/science/article/pii/S1877042813046429","volume":"106","author":[{"family":"Uyanık","given":"Gülden Kaya"},{"family":"Güler","given":"Neşe"}],"accessed":{"date-parts":[["2024",5,15]]},"issued":{"date-parts":[["2013",12,10]]}}}],"schema":"https://github.com/citation-style-language/schema/raw/master/csl-citation.json"} </w:instrText>
      </w:r>
      <w:r w:rsidR="00E17FEC" w:rsidRPr="00083BC6">
        <w:rPr>
          <w:rFonts w:cs="Arial"/>
          <w:szCs w:val="24"/>
        </w:rPr>
        <w:fldChar w:fldCharType="separate"/>
      </w:r>
      <w:r w:rsidR="00E17FEC" w:rsidRPr="00083BC6">
        <w:rPr>
          <w:rFonts w:cs="Arial"/>
          <w:kern w:val="0"/>
          <w:szCs w:val="24"/>
        </w:rPr>
        <w:t>(Uyanık and Güler, 2013)</w:t>
      </w:r>
      <w:r w:rsidR="00E17FEC" w:rsidRPr="00083BC6">
        <w:rPr>
          <w:rFonts w:cs="Arial"/>
          <w:szCs w:val="24"/>
        </w:rPr>
        <w:fldChar w:fldCharType="end"/>
      </w:r>
      <w:r w:rsidR="00E17FEC" w:rsidRPr="00083BC6">
        <w:rPr>
          <w:rFonts w:cs="Arial"/>
          <w:szCs w:val="24"/>
        </w:rPr>
        <w:t xml:space="preserve">. </w:t>
      </w:r>
      <w:r w:rsidR="00FF58F9" w:rsidRPr="00083BC6">
        <w:rPr>
          <w:rFonts w:cs="Arial"/>
          <w:szCs w:val="24"/>
        </w:rPr>
        <w:t xml:space="preserve"> </w:t>
      </w:r>
    </w:p>
    <w:p w14:paraId="39ABA0DB" w14:textId="1CB992F7" w:rsidR="006E71D8" w:rsidRDefault="00FF58F9" w:rsidP="00C45210">
      <w:pPr>
        <w:spacing w:line="360" w:lineRule="auto"/>
        <w:jc w:val="both"/>
        <w:rPr>
          <w:rFonts w:cs="Arial"/>
          <w:szCs w:val="24"/>
        </w:rPr>
      </w:pPr>
      <w:r w:rsidRPr="00083BC6">
        <w:rPr>
          <w:rFonts w:cs="Arial"/>
          <w:szCs w:val="24"/>
        </w:rPr>
        <w:t>In this analysis,</w:t>
      </w:r>
      <w:r w:rsidR="00236561">
        <w:rPr>
          <w:rFonts w:cs="Arial"/>
          <w:szCs w:val="24"/>
        </w:rPr>
        <w:t xml:space="preserve"> f</w:t>
      </w:r>
      <w:r w:rsidR="00BA47D3">
        <w:rPr>
          <w:rFonts w:cs="Arial"/>
          <w:szCs w:val="24"/>
        </w:rPr>
        <w:t xml:space="preserve">our predictor variables </w:t>
      </w:r>
      <w:r w:rsidR="00236561">
        <w:rPr>
          <w:rFonts w:cs="Arial"/>
          <w:szCs w:val="24"/>
        </w:rPr>
        <w:t>humidity (</w:t>
      </w:r>
      <w:r w:rsidR="00BA47D3">
        <w:rPr>
          <w:rFonts w:cs="Arial"/>
          <w:szCs w:val="24"/>
        </w:rPr>
        <w:t>Q</w:t>
      </w:r>
      <w:r w:rsidR="00236561">
        <w:rPr>
          <w:rFonts w:cs="Arial"/>
          <w:szCs w:val="24"/>
        </w:rPr>
        <w:t>2)</w:t>
      </w:r>
      <w:r w:rsidR="00BA47D3">
        <w:rPr>
          <w:rFonts w:cs="Arial"/>
          <w:szCs w:val="24"/>
        </w:rPr>
        <w:t xml:space="preserve">, </w:t>
      </w:r>
      <w:r w:rsidR="00236561">
        <w:rPr>
          <w:rFonts w:cs="Arial"/>
          <w:szCs w:val="24"/>
        </w:rPr>
        <w:t>surface pressure (</w:t>
      </w:r>
      <w:r w:rsidR="00BA47D3">
        <w:rPr>
          <w:rFonts w:cs="Arial"/>
          <w:szCs w:val="24"/>
        </w:rPr>
        <w:t>TSLB</w:t>
      </w:r>
      <w:r w:rsidR="00236561">
        <w:rPr>
          <w:rFonts w:cs="Arial"/>
          <w:szCs w:val="24"/>
        </w:rPr>
        <w:t>)</w:t>
      </w:r>
      <w:r w:rsidR="00BA47D3">
        <w:rPr>
          <w:rFonts w:cs="Arial"/>
          <w:szCs w:val="24"/>
        </w:rPr>
        <w:t xml:space="preserve">, </w:t>
      </w:r>
      <w:r w:rsidR="00236561">
        <w:rPr>
          <w:rFonts w:cs="Arial"/>
          <w:szCs w:val="24"/>
        </w:rPr>
        <w:t>soil moisture (</w:t>
      </w:r>
      <w:r w:rsidR="00BA47D3">
        <w:rPr>
          <w:rFonts w:cs="Arial"/>
          <w:szCs w:val="24"/>
        </w:rPr>
        <w:t>SMOIS</w:t>
      </w:r>
      <w:r w:rsidR="00236561">
        <w:rPr>
          <w:rFonts w:cs="Arial"/>
          <w:szCs w:val="24"/>
        </w:rPr>
        <w:t>)</w:t>
      </w:r>
      <w:r w:rsidR="00BA47D3">
        <w:rPr>
          <w:rFonts w:cs="Arial"/>
          <w:szCs w:val="24"/>
        </w:rPr>
        <w:t xml:space="preserve"> and Windspeed are used in this Multiple Linear Regression (MLR)</w:t>
      </w:r>
      <w:r w:rsidR="00C77822">
        <w:rPr>
          <w:rFonts w:cs="Arial"/>
          <w:szCs w:val="24"/>
        </w:rPr>
        <w:t xml:space="preserve"> model to predict </w:t>
      </w:r>
      <w:r w:rsidR="009B15C1">
        <w:rPr>
          <w:rFonts w:cs="Arial"/>
          <w:szCs w:val="24"/>
        </w:rPr>
        <w:t>surface</w:t>
      </w:r>
      <w:r w:rsidR="009E4996">
        <w:rPr>
          <w:rFonts w:cs="Arial"/>
          <w:szCs w:val="24"/>
        </w:rPr>
        <w:t xml:space="preserve"> temperature (</w:t>
      </w:r>
      <w:r w:rsidR="00C77822">
        <w:rPr>
          <w:rFonts w:cs="Arial"/>
          <w:szCs w:val="24"/>
        </w:rPr>
        <w:t>TSK</w:t>
      </w:r>
      <w:r w:rsidR="009E4996">
        <w:rPr>
          <w:rFonts w:cs="Arial"/>
          <w:szCs w:val="24"/>
        </w:rPr>
        <w:t>)</w:t>
      </w:r>
      <w:r w:rsidR="00E64929">
        <w:rPr>
          <w:rFonts w:cs="Arial"/>
          <w:szCs w:val="24"/>
        </w:rPr>
        <w:t xml:space="preserve">. </w:t>
      </w:r>
      <w:r w:rsidR="002B235B" w:rsidRPr="00083BC6">
        <w:rPr>
          <w:rFonts w:cs="Arial"/>
          <w:szCs w:val="24"/>
        </w:rPr>
        <w:t>Each variable represents a factor that may influence the dependent variable, and the regression analysis allows us to quantify the strength and direction of these relationships.</w:t>
      </w:r>
      <w:r w:rsidR="00832014" w:rsidRPr="00083BC6">
        <w:rPr>
          <w:rFonts w:cs="Arial"/>
          <w:szCs w:val="24"/>
        </w:rPr>
        <w:t xml:space="preserve"> To find out how each independent variable affects the variability of the dependent variable, many independent variables must be used. This is done while making sure that the uniformity of the other variables is maintained. </w:t>
      </w:r>
    </w:p>
    <w:p w14:paraId="0230C74A" w14:textId="77777777" w:rsidR="008317CC" w:rsidRDefault="004E7E0B" w:rsidP="008317CC">
      <w:pPr>
        <w:keepNext/>
        <w:spacing w:line="360" w:lineRule="auto"/>
        <w:jc w:val="both"/>
      </w:pPr>
      <w:r>
        <w:rPr>
          <w:noProof/>
        </w:rPr>
        <w:lastRenderedPageBreak/>
        <w:drawing>
          <wp:inline distT="0" distB="0" distL="0" distR="0" wp14:anchorId="44F13CDD" wp14:editId="337AAA54">
            <wp:extent cx="6188710" cy="3898900"/>
            <wp:effectExtent l="0" t="0" r="2540" b="6350"/>
            <wp:docPr id="1296162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6237" name="Picture 129616237"/>
                    <pic:cNvPicPr/>
                  </pic:nvPicPr>
                  <pic:blipFill>
                    <a:blip r:embed="rId45">
                      <a:extLst>
                        <a:ext uri="{28A0092B-C50C-407E-A947-70E740481C1C}">
                          <a14:useLocalDpi xmlns:a14="http://schemas.microsoft.com/office/drawing/2010/main" val="0"/>
                        </a:ext>
                      </a:extLst>
                    </a:blip>
                    <a:stretch>
                      <a:fillRect/>
                    </a:stretch>
                  </pic:blipFill>
                  <pic:spPr>
                    <a:xfrm>
                      <a:off x="0" y="0"/>
                      <a:ext cx="6188710" cy="3898900"/>
                    </a:xfrm>
                    <a:prstGeom prst="rect">
                      <a:avLst/>
                    </a:prstGeom>
                  </pic:spPr>
                </pic:pic>
              </a:graphicData>
            </a:graphic>
          </wp:inline>
        </w:drawing>
      </w:r>
    </w:p>
    <w:p w14:paraId="1B167344" w14:textId="6B458C6B" w:rsidR="007F5C44" w:rsidRDefault="008317CC" w:rsidP="00961C1B">
      <w:pPr>
        <w:pStyle w:val="Caption"/>
        <w:spacing w:after="0"/>
        <w:jc w:val="both"/>
        <w:rPr>
          <w:i w:val="0"/>
          <w:iCs w:val="0"/>
          <w:sz w:val="24"/>
          <w:szCs w:val="24"/>
        </w:rPr>
      </w:pPr>
      <w:bookmarkStart w:id="95" w:name="_Toc168324015"/>
      <w:r w:rsidRPr="008317CC">
        <w:rPr>
          <w:i w:val="0"/>
          <w:iCs w:val="0"/>
          <w:sz w:val="24"/>
          <w:szCs w:val="24"/>
        </w:rPr>
        <w:t xml:space="preserve">Figure </w:t>
      </w:r>
      <w:r w:rsidRPr="008317CC">
        <w:rPr>
          <w:i w:val="0"/>
          <w:iCs w:val="0"/>
          <w:sz w:val="24"/>
          <w:szCs w:val="24"/>
        </w:rPr>
        <w:fldChar w:fldCharType="begin"/>
      </w:r>
      <w:r w:rsidRPr="008317CC">
        <w:rPr>
          <w:i w:val="0"/>
          <w:iCs w:val="0"/>
          <w:sz w:val="24"/>
          <w:szCs w:val="24"/>
        </w:rPr>
        <w:instrText xml:space="preserve"> SEQ Figure \* ARABIC </w:instrText>
      </w:r>
      <w:r w:rsidRPr="008317CC">
        <w:rPr>
          <w:i w:val="0"/>
          <w:iCs w:val="0"/>
          <w:sz w:val="24"/>
          <w:szCs w:val="24"/>
        </w:rPr>
        <w:fldChar w:fldCharType="separate"/>
      </w:r>
      <w:r w:rsidR="002F2214">
        <w:rPr>
          <w:i w:val="0"/>
          <w:iCs w:val="0"/>
          <w:noProof/>
          <w:sz w:val="24"/>
          <w:szCs w:val="24"/>
        </w:rPr>
        <w:t>35</w:t>
      </w:r>
      <w:r w:rsidRPr="008317CC">
        <w:rPr>
          <w:i w:val="0"/>
          <w:iCs w:val="0"/>
          <w:sz w:val="24"/>
          <w:szCs w:val="24"/>
        </w:rPr>
        <w:fldChar w:fldCharType="end"/>
      </w:r>
      <w:r w:rsidRPr="008317CC">
        <w:rPr>
          <w:i w:val="0"/>
          <w:iCs w:val="0"/>
          <w:sz w:val="24"/>
          <w:szCs w:val="24"/>
        </w:rPr>
        <w:t>. Multiple Linear Regression</w:t>
      </w:r>
      <w:r w:rsidR="007F5C44">
        <w:rPr>
          <w:i w:val="0"/>
          <w:iCs w:val="0"/>
          <w:sz w:val="24"/>
          <w:szCs w:val="24"/>
        </w:rPr>
        <w:t xml:space="preserve"> Model</w:t>
      </w:r>
      <w:bookmarkEnd w:id="95"/>
    </w:p>
    <w:p w14:paraId="223E5989" w14:textId="77777777" w:rsidR="00A85991" w:rsidRDefault="00A85991" w:rsidP="00961C1B">
      <w:pPr>
        <w:spacing w:after="0"/>
      </w:pPr>
    </w:p>
    <w:p w14:paraId="0E9F0217" w14:textId="77777777" w:rsidR="00566472" w:rsidRDefault="00A85991" w:rsidP="00566472">
      <w:pPr>
        <w:keepNext/>
        <w:spacing w:after="0"/>
      </w:pPr>
      <w:r>
        <w:rPr>
          <w:noProof/>
        </w:rPr>
        <w:drawing>
          <wp:inline distT="0" distB="0" distL="0" distR="0" wp14:anchorId="6CFCFDB2" wp14:editId="76840A8C">
            <wp:extent cx="6188710" cy="3543300"/>
            <wp:effectExtent l="0" t="0" r="2540" b="0"/>
            <wp:docPr id="10524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7944"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188710" cy="3543300"/>
                    </a:xfrm>
                    <a:prstGeom prst="rect">
                      <a:avLst/>
                    </a:prstGeom>
                  </pic:spPr>
                </pic:pic>
              </a:graphicData>
            </a:graphic>
          </wp:inline>
        </w:drawing>
      </w:r>
    </w:p>
    <w:p w14:paraId="66D111E6" w14:textId="1F6B7EA2" w:rsidR="005702FF" w:rsidRPr="00921BB1" w:rsidRDefault="00566472" w:rsidP="00921BB1">
      <w:pPr>
        <w:pStyle w:val="Caption"/>
        <w:jc w:val="both"/>
        <w:rPr>
          <w:i w:val="0"/>
          <w:iCs w:val="0"/>
          <w:sz w:val="24"/>
          <w:szCs w:val="24"/>
        </w:rPr>
      </w:pPr>
      <w:r w:rsidRPr="00566472">
        <w:rPr>
          <w:i w:val="0"/>
          <w:iCs w:val="0"/>
          <w:sz w:val="24"/>
          <w:szCs w:val="24"/>
        </w:rPr>
        <w:t xml:space="preserve">Figure </w:t>
      </w:r>
      <w:r w:rsidRPr="00566472">
        <w:rPr>
          <w:i w:val="0"/>
          <w:iCs w:val="0"/>
          <w:sz w:val="24"/>
          <w:szCs w:val="24"/>
        </w:rPr>
        <w:fldChar w:fldCharType="begin"/>
      </w:r>
      <w:r w:rsidRPr="00566472">
        <w:rPr>
          <w:i w:val="0"/>
          <w:iCs w:val="0"/>
          <w:sz w:val="24"/>
          <w:szCs w:val="24"/>
        </w:rPr>
        <w:instrText xml:space="preserve"> SEQ Figure \* ARABIC </w:instrText>
      </w:r>
      <w:r w:rsidRPr="00566472">
        <w:rPr>
          <w:i w:val="0"/>
          <w:iCs w:val="0"/>
          <w:sz w:val="24"/>
          <w:szCs w:val="24"/>
        </w:rPr>
        <w:fldChar w:fldCharType="separate"/>
      </w:r>
      <w:r w:rsidR="002F2214">
        <w:rPr>
          <w:i w:val="0"/>
          <w:iCs w:val="0"/>
          <w:noProof/>
          <w:sz w:val="24"/>
          <w:szCs w:val="24"/>
        </w:rPr>
        <w:t>36</w:t>
      </w:r>
      <w:r w:rsidRPr="00566472">
        <w:rPr>
          <w:i w:val="0"/>
          <w:iCs w:val="0"/>
          <w:sz w:val="24"/>
          <w:szCs w:val="24"/>
        </w:rPr>
        <w:fldChar w:fldCharType="end"/>
      </w:r>
      <w:r w:rsidRPr="00566472">
        <w:rPr>
          <w:i w:val="0"/>
          <w:iCs w:val="0"/>
          <w:sz w:val="24"/>
          <w:szCs w:val="24"/>
        </w:rPr>
        <w:t>. Model Summary Statistics</w:t>
      </w:r>
    </w:p>
    <w:p w14:paraId="472E83A3" w14:textId="05B7DC24" w:rsidR="00C84B41" w:rsidRDefault="00C84B41" w:rsidP="00C84B41">
      <w:pPr>
        <w:spacing w:line="360" w:lineRule="auto"/>
        <w:jc w:val="both"/>
      </w:pPr>
      <w:r w:rsidRPr="00C84B41">
        <w:t xml:space="preserve">By analysing the coefficients associated with each independent variable, we can determine the extent to which they influence the dependent variable, controlling for the effects of other </w:t>
      </w:r>
      <w:r w:rsidRPr="00C84B41">
        <w:lastRenderedPageBreak/>
        <w:t>variables in the model.</w:t>
      </w:r>
      <w:r w:rsidR="00921BB1">
        <w:t xml:space="preserve"> Highly significant predictors</w:t>
      </w:r>
      <w:r w:rsidR="008B0120">
        <w:t xml:space="preserve"> (*** and **) provide strong evidence</w:t>
      </w:r>
      <w:r w:rsidR="00670AD0">
        <w:t xml:space="preserve"> that their coefficients are different from zero, indicating a reliable effect on surface temperature (TSK)</w:t>
      </w:r>
      <w:r w:rsidR="00C44B40">
        <w:t>. Marginal significance (.) suggests a weaker but still potentially meaningful effect</w:t>
      </w:r>
      <w:r w:rsidR="00872566">
        <w:t>.</w:t>
      </w:r>
    </w:p>
    <w:p w14:paraId="59FEA65B" w14:textId="7CFB6FF0" w:rsidR="00872566" w:rsidRPr="00C84B41" w:rsidRDefault="00872566" w:rsidP="00C84B41">
      <w:pPr>
        <w:spacing w:line="360" w:lineRule="auto"/>
        <w:jc w:val="both"/>
      </w:pPr>
      <w:r>
        <w:t xml:space="preserve">The model’s overall </w:t>
      </w:r>
      <w:r w:rsidR="00AB5613">
        <w:t xml:space="preserve">fit is summarised using metrics such as R-squared </w:t>
      </w:r>
      <w:r w:rsidR="003C2A34">
        <w:t>(</w:t>
      </w:r>
      <w:r w:rsidR="003C2A34" w:rsidRPr="003C2A34">
        <w:rPr>
          <w:lang w:val="en-US"/>
        </w:rPr>
        <w:t>0.4431</w:t>
      </w:r>
      <w:r w:rsidR="003C2A34">
        <w:t xml:space="preserve">) </w:t>
      </w:r>
      <w:r w:rsidR="00AB5613">
        <w:t>and adjusted R-squared</w:t>
      </w:r>
      <w:r w:rsidR="00F77B65">
        <w:t xml:space="preserve"> (</w:t>
      </w:r>
      <w:r w:rsidR="00F77B65" w:rsidRPr="00F77B65">
        <w:rPr>
          <w:lang w:val="en-US"/>
        </w:rPr>
        <w:t>0.4315</w:t>
      </w:r>
      <w:r w:rsidR="00F77B65">
        <w:rPr>
          <w:lang w:val="en-US"/>
        </w:rPr>
        <w:t>)</w:t>
      </w:r>
      <w:r w:rsidR="00581EA1">
        <w:t>,</w:t>
      </w:r>
      <w:r w:rsidR="00FD5EDB">
        <w:t xml:space="preserve"> which indicates</w:t>
      </w:r>
      <w:r w:rsidR="00B26128">
        <w:t xml:space="preserve"> how well the model explains the variability in TSK.</w:t>
      </w:r>
    </w:p>
    <w:p w14:paraId="27AFA628" w14:textId="29198176" w:rsidR="00946447" w:rsidRPr="00946447" w:rsidRDefault="00C84B41" w:rsidP="00C84B41">
      <w:pPr>
        <w:spacing w:line="360" w:lineRule="auto"/>
        <w:jc w:val="both"/>
      </w:pPr>
      <w:r w:rsidRPr="00C84B41">
        <w:t>This analysis is valuable for identifying significant predictors of the dependent variable and understanding the overall pattern and relationships among the variables. Additionally, it provides insights into the relative importance of different factors in explaining the variability in the dependent variable.</w:t>
      </w:r>
    </w:p>
    <w:p w14:paraId="02A69FA6" w14:textId="77777777" w:rsidR="00010F52" w:rsidRDefault="007F5C44" w:rsidP="00010F52">
      <w:pPr>
        <w:keepNext/>
      </w:pPr>
      <w:r>
        <w:rPr>
          <w:noProof/>
        </w:rPr>
        <w:drawing>
          <wp:inline distT="0" distB="0" distL="0" distR="0" wp14:anchorId="0EC3A24F" wp14:editId="1BF00528">
            <wp:extent cx="6188710" cy="1346200"/>
            <wp:effectExtent l="0" t="0" r="2540" b="6350"/>
            <wp:docPr id="1863401579" name="Picture 2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01579" name="Picture 25" descr="A computer screen shot of a black scree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188710" cy="1346200"/>
                    </a:xfrm>
                    <a:prstGeom prst="rect">
                      <a:avLst/>
                    </a:prstGeom>
                  </pic:spPr>
                </pic:pic>
              </a:graphicData>
            </a:graphic>
          </wp:inline>
        </w:drawing>
      </w:r>
    </w:p>
    <w:p w14:paraId="37114E89" w14:textId="24DBA34B" w:rsidR="005740A1" w:rsidRDefault="00010F52" w:rsidP="00D37663">
      <w:pPr>
        <w:pStyle w:val="Caption"/>
        <w:rPr>
          <w:i w:val="0"/>
          <w:iCs w:val="0"/>
          <w:sz w:val="24"/>
          <w:szCs w:val="24"/>
        </w:rPr>
      </w:pPr>
      <w:bookmarkStart w:id="96" w:name="_Toc168324016"/>
      <w:r w:rsidRPr="00010F52">
        <w:rPr>
          <w:i w:val="0"/>
          <w:iCs w:val="0"/>
          <w:sz w:val="24"/>
          <w:szCs w:val="24"/>
        </w:rPr>
        <w:t xml:space="preserve">Figure </w:t>
      </w:r>
      <w:r w:rsidRPr="00010F52">
        <w:rPr>
          <w:i w:val="0"/>
          <w:iCs w:val="0"/>
          <w:sz w:val="24"/>
          <w:szCs w:val="24"/>
        </w:rPr>
        <w:fldChar w:fldCharType="begin"/>
      </w:r>
      <w:r w:rsidRPr="00010F52">
        <w:rPr>
          <w:i w:val="0"/>
          <w:iCs w:val="0"/>
          <w:sz w:val="24"/>
          <w:szCs w:val="24"/>
        </w:rPr>
        <w:instrText xml:space="preserve"> SEQ Figure \* ARABIC </w:instrText>
      </w:r>
      <w:r w:rsidRPr="00010F52">
        <w:rPr>
          <w:i w:val="0"/>
          <w:iCs w:val="0"/>
          <w:sz w:val="24"/>
          <w:szCs w:val="24"/>
        </w:rPr>
        <w:fldChar w:fldCharType="separate"/>
      </w:r>
      <w:r w:rsidR="002F2214">
        <w:rPr>
          <w:i w:val="0"/>
          <w:iCs w:val="0"/>
          <w:noProof/>
          <w:sz w:val="24"/>
          <w:szCs w:val="24"/>
        </w:rPr>
        <w:t>37</w:t>
      </w:r>
      <w:r w:rsidRPr="00010F52">
        <w:rPr>
          <w:i w:val="0"/>
          <w:iCs w:val="0"/>
          <w:sz w:val="24"/>
          <w:szCs w:val="24"/>
        </w:rPr>
        <w:fldChar w:fldCharType="end"/>
      </w:r>
      <w:r w:rsidRPr="00010F52">
        <w:rPr>
          <w:i w:val="0"/>
          <w:iCs w:val="0"/>
          <w:sz w:val="24"/>
          <w:szCs w:val="24"/>
        </w:rPr>
        <w:t>. M</w:t>
      </w:r>
      <w:r w:rsidR="00774829">
        <w:rPr>
          <w:i w:val="0"/>
          <w:iCs w:val="0"/>
          <w:sz w:val="24"/>
          <w:szCs w:val="24"/>
        </w:rPr>
        <w:t xml:space="preserve">LR </w:t>
      </w:r>
      <w:r w:rsidRPr="00010F52">
        <w:rPr>
          <w:i w:val="0"/>
          <w:iCs w:val="0"/>
          <w:sz w:val="24"/>
          <w:szCs w:val="24"/>
        </w:rPr>
        <w:t xml:space="preserve">Model </w:t>
      </w:r>
      <w:r w:rsidR="008918C8">
        <w:rPr>
          <w:i w:val="0"/>
          <w:iCs w:val="0"/>
          <w:sz w:val="24"/>
          <w:szCs w:val="24"/>
        </w:rPr>
        <w:t xml:space="preserve">Performance </w:t>
      </w:r>
      <w:bookmarkEnd w:id="96"/>
      <w:r w:rsidR="008918C8">
        <w:rPr>
          <w:i w:val="0"/>
          <w:iCs w:val="0"/>
          <w:sz w:val="24"/>
          <w:szCs w:val="24"/>
        </w:rPr>
        <w:t>Metrics (RMSE and MAE)</w:t>
      </w:r>
    </w:p>
    <w:p w14:paraId="16F02737" w14:textId="54FAB84C" w:rsidR="00163719" w:rsidRDefault="00163719" w:rsidP="00163719">
      <w:r>
        <w:t xml:space="preserve">The MLR model’s </w:t>
      </w:r>
      <w:r w:rsidR="003E0D00">
        <w:t xml:space="preserve">accuracy is proven by the above performance metrics. Lower values </w:t>
      </w:r>
      <w:r w:rsidR="007E7241">
        <w:t>indicate</w:t>
      </w:r>
      <w:r w:rsidR="00D355D4">
        <w:t xml:space="preserve"> </w:t>
      </w:r>
      <w:r w:rsidR="004E56A0">
        <w:t xml:space="preserve">better </w:t>
      </w:r>
      <w:r w:rsidR="00337446">
        <w:t>model performance.</w:t>
      </w:r>
    </w:p>
    <w:p w14:paraId="266D714C" w14:textId="4BF803B1" w:rsidR="00337446" w:rsidRDefault="00337446" w:rsidP="00BB446B">
      <w:pPr>
        <w:pStyle w:val="ListParagraph"/>
        <w:numPr>
          <w:ilvl w:val="0"/>
          <w:numId w:val="23"/>
        </w:numPr>
        <w:spacing w:after="0" w:line="360" w:lineRule="auto"/>
        <w:jc w:val="both"/>
      </w:pPr>
      <w:r>
        <w:t>R</w:t>
      </w:r>
      <w:r w:rsidR="003961CB">
        <w:t>SME</w:t>
      </w:r>
      <w:r>
        <w:t>: 5.518</w:t>
      </w:r>
      <w:r w:rsidR="00FB5FB3">
        <w:t>934</w:t>
      </w:r>
    </w:p>
    <w:p w14:paraId="41A52661" w14:textId="1C44434E" w:rsidR="00FB5FB3" w:rsidRPr="00BB446B" w:rsidRDefault="00FB5FB3" w:rsidP="00BB446B">
      <w:pPr>
        <w:pStyle w:val="ListParagraph"/>
        <w:numPr>
          <w:ilvl w:val="0"/>
          <w:numId w:val="23"/>
        </w:numPr>
        <w:spacing w:after="0" w:line="360" w:lineRule="auto"/>
        <w:jc w:val="both"/>
        <w:rPr>
          <w:lang w:val="en-US"/>
        </w:rPr>
      </w:pPr>
      <w:r>
        <w:t xml:space="preserve">MAE:  </w:t>
      </w:r>
      <w:r w:rsidR="003961CB">
        <w:t xml:space="preserve"> </w:t>
      </w:r>
      <w:r>
        <w:t xml:space="preserve"> </w:t>
      </w:r>
      <w:r w:rsidR="003961CB" w:rsidRPr="00BB446B">
        <w:rPr>
          <w:lang w:val="en-US"/>
        </w:rPr>
        <w:t>4.632473</w:t>
      </w:r>
    </w:p>
    <w:p w14:paraId="049CCF6A" w14:textId="77777777" w:rsidR="00BC1D2C" w:rsidRDefault="00BC1D2C" w:rsidP="00BC1D2C">
      <w:pPr>
        <w:keepNext/>
      </w:pPr>
      <w:r>
        <w:rPr>
          <w:noProof/>
        </w:rPr>
        <w:drawing>
          <wp:inline distT="0" distB="0" distL="0" distR="0" wp14:anchorId="56097FFC" wp14:editId="40483D3E">
            <wp:extent cx="4965700" cy="2895600"/>
            <wp:effectExtent l="0" t="0" r="6350" b="0"/>
            <wp:docPr id="83" name="Picture" descr="A graph with blue dots and red line&#10;&#10;Description automatically generated"/>
            <wp:cNvGraphicFramePr/>
            <a:graphic xmlns:a="http://schemas.openxmlformats.org/drawingml/2006/main">
              <a:graphicData uri="http://schemas.openxmlformats.org/drawingml/2006/picture">
                <pic:pic xmlns:pic="http://schemas.openxmlformats.org/drawingml/2006/picture">
                  <pic:nvPicPr>
                    <pic:cNvPr id="83" name="Picture" descr="A graph with blue dots and red line&#10;&#10;Description automatically generated"/>
                    <pic:cNvPicPr>
                      <a:picLocks noChangeAspect="1" noChangeArrowheads="1"/>
                    </pic:cNvPicPr>
                  </pic:nvPicPr>
                  <pic:blipFill>
                    <a:blip r:embed="rId48"/>
                    <a:stretch>
                      <a:fillRect/>
                    </a:stretch>
                  </pic:blipFill>
                  <pic:spPr bwMode="auto">
                    <a:xfrm>
                      <a:off x="0" y="0"/>
                      <a:ext cx="4965700" cy="2895600"/>
                    </a:xfrm>
                    <a:prstGeom prst="rect">
                      <a:avLst/>
                    </a:prstGeom>
                    <a:noFill/>
                    <a:ln w="9525">
                      <a:noFill/>
                      <a:headEnd/>
                      <a:tailEnd/>
                    </a:ln>
                  </pic:spPr>
                </pic:pic>
              </a:graphicData>
            </a:graphic>
          </wp:inline>
        </w:drawing>
      </w:r>
    </w:p>
    <w:p w14:paraId="2714205D" w14:textId="381365C6" w:rsidR="00BC1D2C" w:rsidRDefault="00BC1D2C" w:rsidP="00BC1D2C">
      <w:pPr>
        <w:pStyle w:val="Caption"/>
        <w:jc w:val="both"/>
        <w:rPr>
          <w:i w:val="0"/>
          <w:iCs w:val="0"/>
          <w:sz w:val="24"/>
          <w:szCs w:val="24"/>
        </w:rPr>
      </w:pPr>
      <w:r w:rsidRPr="00BC1D2C">
        <w:rPr>
          <w:i w:val="0"/>
          <w:iCs w:val="0"/>
          <w:sz w:val="24"/>
          <w:szCs w:val="24"/>
        </w:rPr>
        <w:t xml:space="preserve">Figure </w:t>
      </w:r>
      <w:r w:rsidRPr="00BC1D2C">
        <w:rPr>
          <w:i w:val="0"/>
          <w:iCs w:val="0"/>
          <w:sz w:val="24"/>
          <w:szCs w:val="24"/>
        </w:rPr>
        <w:fldChar w:fldCharType="begin"/>
      </w:r>
      <w:r w:rsidRPr="00BC1D2C">
        <w:rPr>
          <w:i w:val="0"/>
          <w:iCs w:val="0"/>
          <w:sz w:val="24"/>
          <w:szCs w:val="24"/>
        </w:rPr>
        <w:instrText xml:space="preserve"> SEQ Figure \* ARABIC </w:instrText>
      </w:r>
      <w:r w:rsidRPr="00BC1D2C">
        <w:rPr>
          <w:i w:val="0"/>
          <w:iCs w:val="0"/>
          <w:sz w:val="24"/>
          <w:szCs w:val="24"/>
        </w:rPr>
        <w:fldChar w:fldCharType="separate"/>
      </w:r>
      <w:r w:rsidR="002F2214">
        <w:rPr>
          <w:i w:val="0"/>
          <w:iCs w:val="0"/>
          <w:noProof/>
          <w:sz w:val="24"/>
          <w:szCs w:val="24"/>
        </w:rPr>
        <w:t>38</w:t>
      </w:r>
      <w:r w:rsidRPr="00BC1D2C">
        <w:rPr>
          <w:i w:val="0"/>
          <w:iCs w:val="0"/>
          <w:sz w:val="24"/>
          <w:szCs w:val="24"/>
        </w:rPr>
        <w:fldChar w:fldCharType="end"/>
      </w:r>
      <w:r w:rsidRPr="00BC1D2C">
        <w:rPr>
          <w:i w:val="0"/>
          <w:iCs w:val="0"/>
          <w:sz w:val="24"/>
          <w:szCs w:val="24"/>
        </w:rPr>
        <w:t>. Actual Vs Predicted Surface Temperature</w:t>
      </w:r>
    </w:p>
    <w:p w14:paraId="21B7DFE8" w14:textId="4B127990" w:rsidR="00AC38F8" w:rsidRDefault="00AC38F8" w:rsidP="006A0B33">
      <w:pPr>
        <w:spacing w:after="0" w:line="360" w:lineRule="auto"/>
        <w:jc w:val="both"/>
        <w:rPr>
          <w:b/>
          <w:bCs/>
        </w:rPr>
      </w:pPr>
      <w:r w:rsidRPr="006A0B33">
        <w:rPr>
          <w:b/>
          <w:bCs/>
        </w:rPr>
        <w:lastRenderedPageBreak/>
        <w:t>Linear Regression Ass</w:t>
      </w:r>
      <w:r w:rsidR="006A0B33" w:rsidRPr="006A0B33">
        <w:rPr>
          <w:b/>
          <w:bCs/>
        </w:rPr>
        <w:t>umptions</w:t>
      </w:r>
    </w:p>
    <w:p w14:paraId="1A9BC868" w14:textId="5349B97E" w:rsidR="006A0B33" w:rsidRPr="006A0B33" w:rsidRDefault="006A0B33" w:rsidP="006A0B33">
      <w:pPr>
        <w:spacing w:line="360" w:lineRule="auto"/>
        <w:jc w:val="both"/>
        <w:rPr>
          <w:b/>
          <w:bCs/>
        </w:rPr>
      </w:pPr>
      <w:r w:rsidRPr="00083BC6">
        <w:rPr>
          <w:rFonts w:cs="Arial"/>
          <w:szCs w:val="24"/>
        </w:rPr>
        <w:t>To ensure the validity and reliability of th</w:t>
      </w:r>
      <w:r>
        <w:rPr>
          <w:rFonts w:cs="Arial"/>
          <w:szCs w:val="24"/>
        </w:rPr>
        <w:t>is</w:t>
      </w:r>
      <w:r w:rsidRPr="00083BC6">
        <w:rPr>
          <w:rFonts w:cs="Arial"/>
          <w:szCs w:val="24"/>
        </w:rPr>
        <w:t xml:space="preserve"> </w:t>
      </w:r>
      <w:r>
        <w:rPr>
          <w:rFonts w:cs="Arial"/>
          <w:szCs w:val="24"/>
        </w:rPr>
        <w:t>model</w:t>
      </w:r>
      <w:r w:rsidRPr="00083BC6">
        <w:rPr>
          <w:rFonts w:cs="Arial"/>
          <w:szCs w:val="24"/>
        </w:rPr>
        <w:t>, it is crucial to satisfy all linear regression assumptions, like linearity check, homoscedasticity, normality of residuals, and Multicollinearity test. These assumptions help to ensure that the estimates produced by the regression model accurately and impartially represent the true relationships found in the data</w:t>
      </w:r>
      <w:r>
        <w:rPr>
          <w:rFonts w:cs="Arial"/>
          <w:szCs w:val="24"/>
        </w:rPr>
        <w:t>.</w:t>
      </w:r>
    </w:p>
    <w:p w14:paraId="2ED31A81" w14:textId="77777777" w:rsidR="002F2214" w:rsidRDefault="000E394D" w:rsidP="002F2214">
      <w:pPr>
        <w:keepNext/>
        <w:spacing w:line="360" w:lineRule="auto"/>
        <w:jc w:val="both"/>
      </w:pPr>
      <w:r>
        <w:rPr>
          <w:noProof/>
        </w:rPr>
        <w:drawing>
          <wp:inline distT="0" distB="0" distL="0" distR="0" wp14:anchorId="61E39CFB" wp14:editId="684F91ED">
            <wp:extent cx="6159500" cy="3028950"/>
            <wp:effectExtent l="0" t="0" r="0" b="0"/>
            <wp:docPr id="87" name="Picture" descr="A group of graphs showing different values&#10;&#10;Description automatically generated"/>
            <wp:cNvGraphicFramePr/>
            <a:graphic xmlns:a="http://schemas.openxmlformats.org/drawingml/2006/main">
              <a:graphicData uri="http://schemas.openxmlformats.org/drawingml/2006/picture">
                <pic:pic xmlns:pic="http://schemas.openxmlformats.org/drawingml/2006/picture">
                  <pic:nvPicPr>
                    <pic:cNvPr id="87" name="Picture" descr="A group of graphs showing different values&#10;&#10;Description automatically generated"/>
                    <pic:cNvPicPr>
                      <a:picLocks noChangeAspect="1" noChangeArrowheads="1"/>
                    </pic:cNvPicPr>
                  </pic:nvPicPr>
                  <pic:blipFill>
                    <a:blip r:embed="rId49"/>
                    <a:stretch>
                      <a:fillRect/>
                    </a:stretch>
                  </pic:blipFill>
                  <pic:spPr bwMode="auto">
                    <a:xfrm>
                      <a:off x="0" y="0"/>
                      <a:ext cx="6160177" cy="3029283"/>
                    </a:xfrm>
                    <a:prstGeom prst="rect">
                      <a:avLst/>
                    </a:prstGeom>
                    <a:noFill/>
                    <a:ln w="9525">
                      <a:noFill/>
                      <a:headEnd/>
                      <a:tailEnd/>
                    </a:ln>
                  </pic:spPr>
                </pic:pic>
              </a:graphicData>
            </a:graphic>
          </wp:inline>
        </w:drawing>
      </w:r>
    </w:p>
    <w:p w14:paraId="21E43053" w14:textId="1332AF0A" w:rsidR="00FA6A4E" w:rsidRPr="006A0B33" w:rsidRDefault="002F2214" w:rsidP="006A0B33">
      <w:pPr>
        <w:pStyle w:val="Caption"/>
        <w:jc w:val="both"/>
        <w:rPr>
          <w:rFonts w:cs="Arial"/>
          <w:i w:val="0"/>
          <w:iCs w:val="0"/>
          <w:sz w:val="24"/>
          <w:szCs w:val="24"/>
        </w:rPr>
      </w:pPr>
      <w:r w:rsidRPr="00DA5355">
        <w:rPr>
          <w:i w:val="0"/>
          <w:iCs w:val="0"/>
          <w:sz w:val="24"/>
          <w:szCs w:val="24"/>
        </w:rPr>
        <w:t xml:space="preserve">Figure </w:t>
      </w:r>
      <w:r w:rsidRPr="00DA5355">
        <w:rPr>
          <w:i w:val="0"/>
          <w:iCs w:val="0"/>
          <w:sz w:val="24"/>
          <w:szCs w:val="24"/>
        </w:rPr>
        <w:fldChar w:fldCharType="begin"/>
      </w:r>
      <w:r w:rsidRPr="00DA5355">
        <w:rPr>
          <w:i w:val="0"/>
          <w:iCs w:val="0"/>
          <w:sz w:val="24"/>
          <w:szCs w:val="24"/>
        </w:rPr>
        <w:instrText xml:space="preserve"> SEQ Figure \* ARABIC </w:instrText>
      </w:r>
      <w:r w:rsidRPr="00DA5355">
        <w:rPr>
          <w:i w:val="0"/>
          <w:iCs w:val="0"/>
          <w:sz w:val="24"/>
          <w:szCs w:val="24"/>
        </w:rPr>
        <w:fldChar w:fldCharType="separate"/>
      </w:r>
      <w:r w:rsidRPr="00DA5355">
        <w:rPr>
          <w:i w:val="0"/>
          <w:iCs w:val="0"/>
          <w:noProof/>
          <w:sz w:val="24"/>
          <w:szCs w:val="24"/>
        </w:rPr>
        <w:t>39</w:t>
      </w:r>
      <w:r w:rsidRPr="00DA5355">
        <w:rPr>
          <w:i w:val="0"/>
          <w:iCs w:val="0"/>
          <w:sz w:val="24"/>
          <w:szCs w:val="24"/>
        </w:rPr>
        <w:fldChar w:fldCharType="end"/>
      </w:r>
      <w:r w:rsidRPr="00DA5355">
        <w:rPr>
          <w:i w:val="0"/>
          <w:iCs w:val="0"/>
          <w:sz w:val="24"/>
          <w:szCs w:val="24"/>
        </w:rPr>
        <w:t>. 2/2 Diagnostic plots</w:t>
      </w:r>
    </w:p>
    <w:p w14:paraId="2D23F8CC" w14:textId="77777777" w:rsidR="00D5031C" w:rsidRPr="00083BC6" w:rsidRDefault="0094792D" w:rsidP="0094792D">
      <w:pPr>
        <w:spacing w:line="360" w:lineRule="auto"/>
        <w:jc w:val="both"/>
        <w:rPr>
          <w:rFonts w:cs="Arial"/>
          <w:szCs w:val="24"/>
        </w:rPr>
      </w:pPr>
      <w:r w:rsidRPr="00083BC6">
        <w:rPr>
          <w:rFonts w:cs="Arial"/>
          <w:szCs w:val="24"/>
        </w:rPr>
        <w:t xml:space="preserve">Above plot </w:t>
      </w:r>
      <w:r w:rsidR="0088669C" w:rsidRPr="00083BC6">
        <w:rPr>
          <w:rFonts w:cs="Arial"/>
          <w:szCs w:val="24"/>
        </w:rPr>
        <w:t>helps in evaluating the linear regression model's overall fit and underlying assumptions.</w:t>
      </w:r>
      <w:r w:rsidR="00243042" w:rsidRPr="00083BC6">
        <w:rPr>
          <w:rFonts w:cs="Arial"/>
          <w:szCs w:val="24"/>
        </w:rPr>
        <w:t xml:space="preserve"> It analyses</w:t>
      </w:r>
      <w:r w:rsidR="00312117" w:rsidRPr="00083BC6">
        <w:rPr>
          <w:rFonts w:cs="Arial"/>
          <w:szCs w:val="24"/>
        </w:rPr>
        <w:t xml:space="preserve"> the residuals (the discrepancies between actual and expected values) to look for trends or violations of assumptions. This plot is a set of diagnostic charts typically used to analyse the assumptions and performance of a linear regression model</w:t>
      </w:r>
      <w:r w:rsidR="009C42FA" w:rsidRPr="00083BC6">
        <w:rPr>
          <w:rFonts w:cs="Arial"/>
          <w:szCs w:val="24"/>
        </w:rPr>
        <w:t>.</w:t>
      </w:r>
    </w:p>
    <w:p w14:paraId="24701118" w14:textId="12BCF594" w:rsidR="000F06DF" w:rsidRPr="00083BC6" w:rsidRDefault="009562C8" w:rsidP="000F06DF">
      <w:pPr>
        <w:spacing w:line="360" w:lineRule="auto"/>
        <w:jc w:val="both"/>
        <w:rPr>
          <w:rFonts w:cs="Arial"/>
          <w:szCs w:val="24"/>
        </w:rPr>
      </w:pPr>
      <w:r w:rsidRPr="00083BC6">
        <w:rPr>
          <w:rFonts w:cs="Arial"/>
          <w:noProof/>
          <w:szCs w:val="24"/>
        </w:rPr>
        <w:drawing>
          <wp:anchor distT="0" distB="0" distL="114300" distR="114300" simplePos="0" relativeHeight="251658253" behindDoc="1" locked="0" layoutInCell="1" allowOverlap="1" wp14:anchorId="28F7DB19" wp14:editId="339FAC35">
            <wp:simplePos x="0" y="0"/>
            <wp:positionH relativeFrom="margin">
              <wp:align>left</wp:align>
            </wp:positionH>
            <wp:positionV relativeFrom="paragraph">
              <wp:posOffset>1906075</wp:posOffset>
            </wp:positionV>
            <wp:extent cx="6188710" cy="1139190"/>
            <wp:effectExtent l="0" t="0" r="2540" b="3810"/>
            <wp:wrapTight wrapText="bothSides">
              <wp:wrapPolygon edited="0">
                <wp:start x="0" y="0"/>
                <wp:lineTo x="0" y="21311"/>
                <wp:lineTo x="21542" y="21311"/>
                <wp:lineTo x="21542" y="0"/>
                <wp:lineTo x="0" y="0"/>
              </wp:wrapPolygon>
            </wp:wrapTight>
            <wp:docPr id="848397076" name="Picture 3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97076" name="Picture 30" descr="A white background with black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202916" cy="1142099"/>
                    </a:xfrm>
                    <a:prstGeom prst="rect">
                      <a:avLst/>
                    </a:prstGeom>
                  </pic:spPr>
                </pic:pic>
              </a:graphicData>
            </a:graphic>
            <wp14:sizeRelV relativeFrom="margin">
              <wp14:pctHeight>0</wp14:pctHeight>
            </wp14:sizeRelV>
          </wp:anchor>
        </w:drawing>
      </w:r>
      <w:r w:rsidR="00E2051E" w:rsidRPr="00083BC6">
        <w:rPr>
          <w:rFonts w:cs="Arial"/>
          <w:szCs w:val="24"/>
        </w:rPr>
        <w:t>By examining these diagnostic plots, you can assess</w:t>
      </w:r>
      <w:r w:rsidR="000E4AFC" w:rsidRPr="00083BC6">
        <w:rPr>
          <w:rFonts w:cs="Arial"/>
          <w:szCs w:val="24"/>
        </w:rPr>
        <w:t xml:space="preserve"> </w:t>
      </w:r>
      <w:r w:rsidR="004308F1" w:rsidRPr="00083BC6">
        <w:rPr>
          <w:rFonts w:cs="Arial"/>
          <w:szCs w:val="24"/>
        </w:rPr>
        <w:t>evaluate</w:t>
      </w:r>
      <w:r w:rsidR="00E2051E" w:rsidRPr="00083BC6">
        <w:rPr>
          <w:rFonts w:cs="Arial"/>
          <w:szCs w:val="24"/>
        </w:rPr>
        <w:t xml:space="preserve"> the validity of the linear regression assumptions and identify any potential issues that may require further investigation or adjustments to the model. As stated by </w:t>
      </w:r>
      <w:r w:rsidR="00E2051E" w:rsidRPr="00083BC6">
        <w:rPr>
          <w:rFonts w:cs="Arial"/>
          <w:szCs w:val="24"/>
        </w:rPr>
        <w:fldChar w:fldCharType="begin"/>
      </w:r>
      <w:r w:rsidR="00E2051E" w:rsidRPr="00083BC6">
        <w:rPr>
          <w:rFonts w:cs="Arial"/>
          <w:szCs w:val="24"/>
        </w:rPr>
        <w:instrText xml:space="preserve"> ADDIN ZOTERO_ITEM CSL_CITATION {"citationID":"6BljKzoI","properties":{"formattedCitation":"(Alguraibawi, Midi and Imon, 2015)","plainCitation":"(Alguraibawi, Midi and Imon, 2015)","noteIndex":0},"citationItems":[{"id":434,"uris":["http://zotero.org/users/12984671/items/HDGCLDA6"],"itemData":{"id":434,"type":"article-journal","abstract":"Identification of high leverage point is crucial because it is responsible for inaccurate prediction and invalid inferential statement as it has a larger impact on the computed values of various estimates. It is essential to classify the high leverage points into good and bad leverage points because only the bad leverage points have an undue effect on the parameter estimates. It is now evident that when a group of high leverage points is present in a data set, the existing robust diagnostic plot fails to classify them correctly. This problem is due to the masking and swamping effects. In this paper, we propose a new robust diagnostic plot to correctly classify the good and bad leverage points by reducing both masking and swamping effects. The formulation of the proposed plot is based on the Modified Generalized Studentized Residuals. We investigate the performance of our proposed method by employing a Monte Carlo simulation study and some well-known data sets. The results indicate that the proposed method is able to improve the rate of detection of bad leverage points and also to reduce swamping and masking effects.","container-title":"Mathematical Problems in Engineering","DOI":"10.1155/2015/279472","ISSN":"1024-123X","language":"en","note":"publisher: Hindawi","page":"e279472","source":"www.hindawi.com","title":"A New Robust Diagnostic Plot for Classifying Good and Bad High Leverage Points in a Multiple Linear Regression Model","URL":"https://www.hindawi.com/journals/mpe/2015/279472/","volume":"2015","author":[{"family":"Alguraibawi","given":"Mohammed"},{"family":"Midi","given":"Habshah"},{"family":"Imon","given":"A. H. M. Rahmatullah"}],"accessed":{"date-parts":[["2024",5,15]]},"issued":{"date-parts":[["2015",11,10]]}}}],"schema":"https://github.com/citation-style-language/schema/raw/master/csl-citation.json"} </w:instrText>
      </w:r>
      <w:r w:rsidR="00E2051E" w:rsidRPr="00083BC6">
        <w:rPr>
          <w:rFonts w:cs="Arial"/>
          <w:szCs w:val="24"/>
        </w:rPr>
        <w:fldChar w:fldCharType="separate"/>
      </w:r>
      <w:r w:rsidR="00E2051E" w:rsidRPr="00083BC6">
        <w:rPr>
          <w:rFonts w:cs="Arial"/>
        </w:rPr>
        <w:t xml:space="preserve">Alguraibawi </w:t>
      </w:r>
      <w:r w:rsidR="00C90465" w:rsidRPr="00083BC6">
        <w:rPr>
          <w:rFonts w:cs="Arial"/>
        </w:rPr>
        <w:t>(</w:t>
      </w:r>
      <w:r w:rsidR="00E2051E" w:rsidRPr="00083BC6">
        <w:rPr>
          <w:rFonts w:cs="Arial"/>
        </w:rPr>
        <w:t>2015)</w:t>
      </w:r>
      <w:r w:rsidR="00E2051E" w:rsidRPr="00083BC6">
        <w:rPr>
          <w:rFonts w:cs="Arial"/>
          <w:szCs w:val="24"/>
        </w:rPr>
        <w:fldChar w:fldCharType="end"/>
      </w:r>
      <w:r w:rsidR="00E2051E" w:rsidRPr="00083BC6">
        <w:rPr>
          <w:rFonts w:cs="Arial"/>
          <w:szCs w:val="24"/>
        </w:rPr>
        <w:t xml:space="preserve">, identifying high leverage points is essential because they can lead to erroneous predictions and invalid inferential statements due to their significant impact on the calculated values of various estimations. It is essential to classify the high leverage points into good and bad leverage </w:t>
      </w:r>
      <w:r w:rsidR="00E2051E" w:rsidRPr="00083BC6">
        <w:rPr>
          <w:rFonts w:cs="Arial"/>
          <w:szCs w:val="24"/>
        </w:rPr>
        <w:lastRenderedPageBreak/>
        <w:t>points because only the bad leverage points have an undue effect on the parameter estimates.</w:t>
      </w:r>
    </w:p>
    <w:p w14:paraId="737C622D" w14:textId="4CD50D67" w:rsidR="009037E3" w:rsidRPr="00083BC6" w:rsidRDefault="009037E3" w:rsidP="000F06DF">
      <w:pPr>
        <w:pStyle w:val="Heading3"/>
        <w:spacing w:before="0" w:line="360" w:lineRule="auto"/>
        <w:jc w:val="both"/>
        <w:rPr>
          <w:rFonts w:cs="Arial"/>
          <w:sz w:val="24"/>
          <w:szCs w:val="24"/>
        </w:rPr>
      </w:pPr>
      <w:bookmarkStart w:id="97" w:name="_Toc166699014"/>
      <w:bookmarkStart w:id="98" w:name="_Toc168323973"/>
      <w:r w:rsidRPr="00083BC6">
        <w:rPr>
          <w:rFonts w:cs="Arial"/>
          <w:sz w:val="24"/>
          <w:szCs w:val="24"/>
        </w:rPr>
        <w:t>Figure 13: Check for Linearity</w:t>
      </w:r>
      <w:bookmarkEnd w:id="97"/>
      <w:bookmarkEnd w:id="98"/>
    </w:p>
    <w:p w14:paraId="63CA2787" w14:textId="680667B7" w:rsidR="005B3F5E" w:rsidRPr="00083BC6" w:rsidRDefault="005B3F5E" w:rsidP="009037E3">
      <w:pPr>
        <w:spacing w:line="360" w:lineRule="auto"/>
        <w:jc w:val="both"/>
        <w:rPr>
          <w:rFonts w:cs="Arial"/>
          <w:szCs w:val="24"/>
        </w:rPr>
      </w:pPr>
      <w:r w:rsidRPr="00083BC6">
        <w:rPr>
          <w:rFonts w:cs="Arial"/>
          <w:szCs w:val="24"/>
        </w:rPr>
        <w:t>T</w:t>
      </w:r>
      <w:r w:rsidR="009037E3" w:rsidRPr="00083BC6">
        <w:rPr>
          <w:rFonts w:cs="Arial"/>
          <w:szCs w:val="24"/>
        </w:rPr>
        <w:t xml:space="preserve">he p-value </w:t>
      </w:r>
      <w:r w:rsidRPr="00083BC6">
        <w:rPr>
          <w:rFonts w:cs="Arial"/>
          <w:szCs w:val="24"/>
        </w:rPr>
        <w:t>of my model Linearity check i</w:t>
      </w:r>
      <w:r w:rsidR="009037E3" w:rsidRPr="00083BC6">
        <w:rPr>
          <w:rFonts w:cs="Arial"/>
          <w:szCs w:val="24"/>
        </w:rPr>
        <w:t>s</w:t>
      </w:r>
      <w:r w:rsidRPr="00083BC6">
        <w:rPr>
          <w:rFonts w:cs="Arial"/>
          <w:szCs w:val="24"/>
        </w:rPr>
        <w:t xml:space="preserve"> 0.916 which is</w:t>
      </w:r>
      <w:r w:rsidR="009037E3" w:rsidRPr="00083BC6">
        <w:rPr>
          <w:rFonts w:cs="Arial"/>
          <w:szCs w:val="24"/>
        </w:rPr>
        <w:t xml:space="preserve"> bigger than the generally accepted significance level of 0.05. This means that we fail to reject the null hypothesis of linearity. In other words, based on the Rainbow Test, there is no evidence to suggest that the linearity </w:t>
      </w:r>
      <w:r w:rsidR="000F06DF" w:rsidRPr="00083BC6">
        <w:rPr>
          <w:rFonts w:cs="Arial"/>
          <w:noProof/>
          <w:szCs w:val="24"/>
        </w:rPr>
        <w:drawing>
          <wp:anchor distT="0" distB="0" distL="114300" distR="114300" simplePos="0" relativeHeight="251658249" behindDoc="1" locked="0" layoutInCell="1" allowOverlap="1" wp14:anchorId="1489D706" wp14:editId="58C5C972">
            <wp:simplePos x="0" y="0"/>
            <wp:positionH relativeFrom="margin">
              <wp:align>left</wp:align>
            </wp:positionH>
            <wp:positionV relativeFrom="paragraph">
              <wp:posOffset>625475</wp:posOffset>
            </wp:positionV>
            <wp:extent cx="5857875" cy="928370"/>
            <wp:effectExtent l="0" t="0" r="9525" b="5080"/>
            <wp:wrapTight wrapText="bothSides">
              <wp:wrapPolygon edited="0">
                <wp:start x="0" y="0"/>
                <wp:lineTo x="0" y="21275"/>
                <wp:lineTo x="21565" y="21275"/>
                <wp:lineTo x="21565" y="0"/>
                <wp:lineTo x="0" y="0"/>
              </wp:wrapPolygon>
            </wp:wrapTight>
            <wp:docPr id="1134922675" name="Picture 3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22675" name="Picture 31" descr="A white rectangle with black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857875" cy="928370"/>
                    </a:xfrm>
                    <a:prstGeom prst="rect">
                      <a:avLst/>
                    </a:prstGeom>
                  </pic:spPr>
                </pic:pic>
              </a:graphicData>
            </a:graphic>
            <wp14:sizeRelV relativeFrom="margin">
              <wp14:pctHeight>0</wp14:pctHeight>
            </wp14:sizeRelV>
          </wp:anchor>
        </w:drawing>
      </w:r>
      <w:r w:rsidR="009037E3" w:rsidRPr="00083BC6">
        <w:rPr>
          <w:rFonts w:cs="Arial"/>
          <w:szCs w:val="24"/>
        </w:rPr>
        <w:t>assumption is violated in the multiple linear regression model</w:t>
      </w:r>
      <w:r w:rsidRPr="00083BC6">
        <w:rPr>
          <w:rFonts w:cs="Arial"/>
          <w:szCs w:val="24"/>
        </w:rPr>
        <w:t>.</w:t>
      </w:r>
    </w:p>
    <w:p w14:paraId="086BA79B" w14:textId="1D9C4F2F" w:rsidR="00B96485" w:rsidRPr="00A227E2" w:rsidRDefault="008854BC" w:rsidP="00A227E2">
      <w:pPr>
        <w:pStyle w:val="Heading3"/>
        <w:spacing w:line="360" w:lineRule="auto"/>
        <w:jc w:val="both"/>
        <w:rPr>
          <w:rFonts w:cs="Arial"/>
          <w:sz w:val="24"/>
          <w:szCs w:val="24"/>
        </w:rPr>
      </w:pPr>
      <w:bookmarkStart w:id="99" w:name="_Toc166699015"/>
      <w:bookmarkStart w:id="100" w:name="_Toc168323974"/>
      <w:r w:rsidRPr="00083BC6">
        <w:rPr>
          <w:rFonts w:cs="Arial"/>
          <w:sz w:val="24"/>
          <w:szCs w:val="24"/>
        </w:rPr>
        <w:t xml:space="preserve">Figure 14: Check </w:t>
      </w:r>
      <w:r w:rsidR="00F41A0B" w:rsidRPr="00083BC6">
        <w:rPr>
          <w:rFonts w:cs="Arial"/>
          <w:sz w:val="24"/>
          <w:szCs w:val="24"/>
        </w:rPr>
        <w:t>of Heteroscedasticity</w:t>
      </w:r>
      <w:bookmarkStart w:id="101" w:name="_Toc166699016"/>
      <w:bookmarkEnd w:id="99"/>
      <w:bookmarkEnd w:id="100"/>
      <w:r w:rsidR="000F06DF" w:rsidRPr="00083BC6">
        <w:rPr>
          <w:noProof/>
          <w:shd w:val="clear" w:color="auto" w:fill="FFFFFF"/>
        </w:rPr>
        <w:drawing>
          <wp:anchor distT="0" distB="0" distL="114300" distR="114300" simplePos="0" relativeHeight="251658250" behindDoc="1" locked="0" layoutInCell="1" allowOverlap="1" wp14:anchorId="63945110" wp14:editId="48FB5430">
            <wp:simplePos x="0" y="0"/>
            <wp:positionH relativeFrom="margin">
              <wp:align>left</wp:align>
            </wp:positionH>
            <wp:positionV relativeFrom="paragraph">
              <wp:posOffset>631825</wp:posOffset>
            </wp:positionV>
            <wp:extent cx="5125085" cy="956310"/>
            <wp:effectExtent l="0" t="0" r="0" b="0"/>
            <wp:wrapTopAndBottom/>
            <wp:docPr id="974209988" name="Picture 3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09988" name="Picture 34" descr="A white background with black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30969" cy="957701"/>
                    </a:xfrm>
                    <a:prstGeom prst="rect">
                      <a:avLst/>
                    </a:prstGeom>
                  </pic:spPr>
                </pic:pic>
              </a:graphicData>
            </a:graphic>
            <wp14:sizeRelV relativeFrom="margin">
              <wp14:pctHeight>0</wp14:pctHeight>
            </wp14:sizeRelV>
          </wp:anchor>
        </w:drawing>
      </w:r>
      <w:bookmarkEnd w:id="101"/>
    </w:p>
    <w:p w14:paraId="2D19963E" w14:textId="02A8DB39" w:rsidR="00363E5D" w:rsidRPr="00083BC6" w:rsidRDefault="00363E5D" w:rsidP="000F06DF">
      <w:pPr>
        <w:pStyle w:val="Heading3"/>
        <w:rPr>
          <w:rFonts w:cs="Arial"/>
          <w:sz w:val="24"/>
          <w:szCs w:val="24"/>
          <w:shd w:val="clear" w:color="auto" w:fill="FFFFFF"/>
        </w:rPr>
      </w:pPr>
      <w:bookmarkStart w:id="102" w:name="_Toc166699017"/>
      <w:bookmarkStart w:id="103" w:name="_Toc168323975"/>
      <w:r w:rsidRPr="00083BC6">
        <w:rPr>
          <w:rFonts w:cs="Arial"/>
          <w:sz w:val="24"/>
          <w:szCs w:val="24"/>
          <w:shd w:val="clear" w:color="auto" w:fill="FFFFFF"/>
        </w:rPr>
        <w:t xml:space="preserve">Figure 15: </w:t>
      </w:r>
      <w:r w:rsidR="000E5AA1" w:rsidRPr="00083BC6">
        <w:rPr>
          <w:rFonts w:cs="Arial"/>
          <w:sz w:val="24"/>
          <w:szCs w:val="24"/>
          <w:shd w:val="clear" w:color="auto" w:fill="FFFFFF"/>
        </w:rPr>
        <w:t>Shapiro-W</w:t>
      </w:r>
      <w:r w:rsidR="00A9045F" w:rsidRPr="00083BC6">
        <w:rPr>
          <w:rFonts w:cs="Arial"/>
          <w:sz w:val="24"/>
          <w:szCs w:val="24"/>
          <w:shd w:val="clear" w:color="auto" w:fill="FFFFFF"/>
        </w:rPr>
        <w:t>ilk Test</w:t>
      </w:r>
      <w:bookmarkEnd w:id="102"/>
      <w:bookmarkEnd w:id="103"/>
    </w:p>
    <w:p w14:paraId="3DC99B2E" w14:textId="77777777" w:rsidR="000F06DF" w:rsidRPr="00083BC6" w:rsidRDefault="000F06DF" w:rsidP="000F06DF"/>
    <w:p w14:paraId="4A994BA3" w14:textId="13E98CD6" w:rsidR="00363E5D" w:rsidRPr="00083BC6" w:rsidRDefault="007C4210" w:rsidP="00363E5D">
      <w:pPr>
        <w:shd w:val="clear" w:color="auto" w:fill="FFFFFF"/>
        <w:spacing w:after="150" w:line="360" w:lineRule="auto"/>
        <w:jc w:val="both"/>
        <w:rPr>
          <w:rFonts w:eastAsia="Times New Roman" w:cs="Arial"/>
          <w:color w:val="333333"/>
          <w:kern w:val="0"/>
          <w:szCs w:val="24"/>
          <w:lang w:eastAsia="en-GB"/>
          <w14:ligatures w14:val="none"/>
        </w:rPr>
      </w:pPr>
      <w:r w:rsidRPr="00083BC6">
        <w:rPr>
          <w:rFonts w:eastAsia="Times New Roman" w:cs="Arial"/>
          <w:color w:val="333333"/>
          <w:kern w:val="0"/>
          <w:szCs w:val="24"/>
          <w:lang w:eastAsia="en-GB"/>
          <w14:ligatures w14:val="none"/>
        </w:rPr>
        <w:t>The S</w:t>
      </w:r>
      <w:r w:rsidR="00363E5D" w:rsidRPr="00083BC6">
        <w:rPr>
          <w:rFonts w:eastAsia="Times New Roman" w:cs="Arial"/>
          <w:color w:val="333333"/>
          <w:kern w:val="0"/>
          <w:szCs w:val="24"/>
          <w:lang w:eastAsia="en-GB"/>
          <w14:ligatures w14:val="none"/>
        </w:rPr>
        <w:t xml:space="preserve">hapiro-Wilk test </w:t>
      </w:r>
      <w:r w:rsidR="00C77897" w:rsidRPr="00083BC6">
        <w:rPr>
          <w:rFonts w:eastAsia="Times New Roman" w:cs="Arial"/>
          <w:color w:val="333333"/>
          <w:kern w:val="0"/>
          <w:szCs w:val="24"/>
          <w:lang w:eastAsia="en-GB"/>
          <w14:ligatures w14:val="none"/>
        </w:rPr>
        <w:t xml:space="preserve">carried on my model </w:t>
      </w:r>
      <w:r w:rsidR="00363E5D" w:rsidRPr="00083BC6">
        <w:rPr>
          <w:rFonts w:eastAsia="Times New Roman" w:cs="Arial"/>
          <w:color w:val="333333"/>
          <w:kern w:val="0"/>
          <w:szCs w:val="24"/>
          <w:lang w:eastAsia="en-GB"/>
          <w14:ligatures w14:val="none"/>
        </w:rPr>
        <w:t>indicates that the residuals of the linear regression model lack characteristics of a normal distribution as shown above. The assumption of normality of residuals is one of the key assumptions of linear regression models. Violation of this assumption can have implications for the validity of statistical inferences and the reliability of the model’s predictions.</w:t>
      </w:r>
    </w:p>
    <w:p w14:paraId="75F782FB" w14:textId="17241B0B" w:rsidR="00363E5D" w:rsidRPr="00083BC6" w:rsidRDefault="00363E5D" w:rsidP="00363E5D">
      <w:pPr>
        <w:shd w:val="clear" w:color="auto" w:fill="FFFFFF"/>
        <w:spacing w:after="150" w:line="360" w:lineRule="auto"/>
        <w:jc w:val="both"/>
        <w:rPr>
          <w:rFonts w:eastAsia="Times New Roman" w:cs="Arial"/>
          <w:color w:val="333333"/>
          <w:kern w:val="0"/>
          <w:szCs w:val="24"/>
          <w:lang w:eastAsia="en-GB"/>
          <w14:ligatures w14:val="none"/>
        </w:rPr>
      </w:pPr>
      <w:r w:rsidRPr="00083BC6">
        <w:rPr>
          <w:rFonts w:eastAsia="Times New Roman" w:cs="Arial"/>
          <w:color w:val="333333"/>
          <w:kern w:val="0"/>
          <w:szCs w:val="24"/>
          <w:lang w:eastAsia="en-GB"/>
          <w14:ligatures w14:val="none"/>
        </w:rPr>
        <w:t xml:space="preserve">When the residuals are not normally distributed, it may be necessary to consider alternative </w:t>
      </w:r>
      <w:r w:rsidR="00C77897" w:rsidRPr="00083BC6">
        <w:rPr>
          <w:rFonts w:eastAsia="Times New Roman" w:cs="Arial"/>
          <w:color w:val="333333"/>
          <w:kern w:val="0"/>
          <w:szCs w:val="24"/>
          <w:lang w:eastAsia="en-GB"/>
          <w14:ligatures w14:val="none"/>
        </w:rPr>
        <w:t>modelling</w:t>
      </w:r>
      <w:r w:rsidRPr="00083BC6">
        <w:rPr>
          <w:rFonts w:eastAsia="Times New Roman" w:cs="Arial"/>
          <w:color w:val="333333"/>
          <w:kern w:val="0"/>
          <w:szCs w:val="24"/>
          <w:lang w:eastAsia="en-GB"/>
          <w14:ligatures w14:val="none"/>
        </w:rPr>
        <w:t xml:space="preserve"> approaches, such as transforming the response variable, using robust regression techniques, or exploring non-parametric methods that do not rely on the assumption of normality.</w:t>
      </w:r>
    </w:p>
    <w:p w14:paraId="1B6E284B" w14:textId="67065912" w:rsidR="00363E5D" w:rsidRPr="00083BC6" w:rsidRDefault="004401B0" w:rsidP="00363E5D">
      <w:r w:rsidRPr="00083BC6">
        <w:rPr>
          <w:noProof/>
        </w:rPr>
        <w:drawing>
          <wp:inline distT="0" distB="0" distL="0" distR="0" wp14:anchorId="79940378" wp14:editId="5E4A385D">
            <wp:extent cx="6188710" cy="904240"/>
            <wp:effectExtent l="0" t="0" r="2540" b="0"/>
            <wp:docPr id="687043994" name="Picture 35"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43994" name="Picture 35" descr="A close up of a numb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88710" cy="904240"/>
                    </a:xfrm>
                    <a:prstGeom prst="rect">
                      <a:avLst/>
                    </a:prstGeom>
                  </pic:spPr>
                </pic:pic>
              </a:graphicData>
            </a:graphic>
          </wp:inline>
        </w:drawing>
      </w:r>
    </w:p>
    <w:p w14:paraId="73737DD6" w14:textId="1FD950AF" w:rsidR="00153D2B" w:rsidRPr="00083BC6" w:rsidRDefault="004401B0" w:rsidP="00153D2B">
      <w:pPr>
        <w:pStyle w:val="Heading3"/>
        <w:spacing w:line="360" w:lineRule="auto"/>
        <w:rPr>
          <w:rFonts w:eastAsiaTheme="minorHAnsi" w:cs="Arial"/>
          <w:sz w:val="24"/>
          <w:szCs w:val="24"/>
        </w:rPr>
      </w:pPr>
      <w:bookmarkStart w:id="104" w:name="_Toc166699018"/>
      <w:bookmarkStart w:id="105" w:name="_Toc168323976"/>
      <w:r w:rsidRPr="00083BC6">
        <w:rPr>
          <w:rFonts w:cs="Arial"/>
          <w:sz w:val="24"/>
          <w:szCs w:val="24"/>
        </w:rPr>
        <w:lastRenderedPageBreak/>
        <w:t xml:space="preserve">Figure 16: No </w:t>
      </w:r>
      <w:r w:rsidR="00C5751E" w:rsidRPr="00083BC6">
        <w:rPr>
          <w:rFonts w:eastAsiaTheme="minorHAnsi" w:cs="Arial"/>
          <w:sz w:val="24"/>
          <w:szCs w:val="24"/>
        </w:rPr>
        <w:t>Multicollinearity</w:t>
      </w:r>
      <w:bookmarkEnd w:id="104"/>
      <w:bookmarkEnd w:id="105"/>
    </w:p>
    <w:p w14:paraId="379850A7" w14:textId="729B9D20" w:rsidR="006E2405" w:rsidRPr="00083BC6" w:rsidRDefault="00153D2B" w:rsidP="000F06DF">
      <w:pPr>
        <w:spacing w:line="360" w:lineRule="auto"/>
        <w:jc w:val="both"/>
        <w:rPr>
          <w:rFonts w:cs="Arial"/>
          <w:szCs w:val="24"/>
        </w:rPr>
      </w:pPr>
      <w:r w:rsidRPr="00083BC6">
        <w:rPr>
          <w:rFonts w:cs="Arial"/>
          <w:szCs w:val="24"/>
        </w:rPr>
        <w:t xml:space="preserve">The VIF values for </w:t>
      </w:r>
      <w:r w:rsidR="00B2420F" w:rsidRPr="00083BC6">
        <w:rPr>
          <w:rFonts w:cs="Arial"/>
          <w:szCs w:val="24"/>
        </w:rPr>
        <w:t>all</w:t>
      </w:r>
      <w:r w:rsidRPr="00083BC6">
        <w:rPr>
          <w:rFonts w:cs="Arial"/>
          <w:szCs w:val="24"/>
        </w:rPr>
        <w:t xml:space="preserve"> the independent variables (PSFC, Q2, RAINC, TSLB, and Windspeed) are less than 10, indicating that the model lacks substantial multicollinearity. Multicollinearity is the condition in which two or more predictor variables are highly linked, resulting in unstable and incorrect coefficient estimations.</w:t>
      </w:r>
    </w:p>
    <w:p w14:paraId="6369C790" w14:textId="5D60405F" w:rsidR="004308F1" w:rsidRPr="00083BC6" w:rsidRDefault="004308F1" w:rsidP="004308F1">
      <w:pPr>
        <w:pStyle w:val="Heading2"/>
        <w:spacing w:line="360" w:lineRule="auto"/>
        <w:jc w:val="both"/>
        <w:rPr>
          <w:rFonts w:ascii="Arial" w:hAnsi="Arial" w:cs="Arial"/>
          <w:b/>
          <w:bCs/>
          <w:sz w:val="24"/>
          <w:szCs w:val="24"/>
        </w:rPr>
      </w:pPr>
      <w:bookmarkStart w:id="106" w:name="_Toc168323977"/>
      <w:bookmarkStart w:id="107" w:name="_Toc166699019"/>
      <w:r w:rsidRPr="00083BC6">
        <w:rPr>
          <w:rFonts w:ascii="Arial" w:hAnsi="Arial" w:cs="Arial"/>
          <w:b/>
          <w:bCs/>
          <w:sz w:val="24"/>
          <w:szCs w:val="24"/>
        </w:rPr>
        <w:t>5.2. TIME SERIES FORECASTING</w:t>
      </w:r>
      <w:bookmarkEnd w:id="106"/>
    </w:p>
    <w:p w14:paraId="2F2B56B9" w14:textId="729BB90D" w:rsidR="004308F1" w:rsidRPr="00083BC6" w:rsidRDefault="006C697F" w:rsidP="006C697F">
      <w:pPr>
        <w:spacing w:line="360" w:lineRule="auto"/>
        <w:jc w:val="both"/>
        <w:rPr>
          <w:rFonts w:cs="Arial"/>
          <w:szCs w:val="24"/>
        </w:rPr>
      </w:pPr>
      <w:r w:rsidRPr="00083BC6">
        <w:rPr>
          <w:rFonts w:cs="Arial"/>
          <w:szCs w:val="24"/>
        </w:rPr>
        <w:t>TSAF are increasingly important in a variety of fields, including weather prediction. Accurate WF is critical for a variety of industries, including agriculture, transportation, and disaster management. This dissertation seeks to investigate the use of TSF techniques, namely the ARIMA models, to predict weather variables such as temperature, precipitation, and wind speed.</w:t>
      </w:r>
    </w:p>
    <w:p w14:paraId="1DF8CF31" w14:textId="24A79B70" w:rsidR="006C697F" w:rsidRPr="00083BC6" w:rsidRDefault="006C697F" w:rsidP="006C697F">
      <w:pPr>
        <w:spacing w:line="360" w:lineRule="auto"/>
        <w:jc w:val="both"/>
        <w:rPr>
          <w:rFonts w:cs="Arial"/>
          <w:szCs w:val="24"/>
        </w:rPr>
      </w:pPr>
      <w:r w:rsidRPr="00083BC6">
        <w:rPr>
          <w:rFonts w:cs="Arial"/>
          <w:szCs w:val="24"/>
        </w:rPr>
        <w:t xml:space="preserve">TSAF are increasingly important in a variety of fields, including weather prediction. Accurate WF is critical for a variety of industries, including agriculture, transportation, and disaster management. This dissertation seeks to investigate the use of TSF techniques, namely the ARIMA models, to predict weather variables such as temperature, precipitation, and wind speed. </w:t>
      </w:r>
    </w:p>
    <w:p w14:paraId="18091A9E" w14:textId="730B2597" w:rsidR="006C697F" w:rsidRPr="00083BC6" w:rsidRDefault="006C697F" w:rsidP="006C697F">
      <w:pPr>
        <w:spacing w:line="360" w:lineRule="auto"/>
        <w:jc w:val="both"/>
        <w:rPr>
          <w:rFonts w:cs="Arial"/>
          <w:szCs w:val="24"/>
        </w:rPr>
      </w:pPr>
      <w:r w:rsidRPr="00083BC6">
        <w:rPr>
          <w:rFonts w:cs="Arial"/>
          <w:szCs w:val="24"/>
        </w:rPr>
        <w:t>For TSF, particularly WF, ARIMA models are extensively utilised. These models may identify trends, autocorrelation, seasonality, and other patterns in time series data. When working with non-stationary time series data, ARIMA models are very helpful since they employ differencing techniques to make the data stationary.</w:t>
      </w:r>
    </w:p>
    <w:p w14:paraId="0D23C0EC" w14:textId="304EEDDA" w:rsidR="006C697F" w:rsidRPr="00083BC6" w:rsidRDefault="006C697F" w:rsidP="006C697F">
      <w:pPr>
        <w:spacing w:line="360" w:lineRule="auto"/>
        <w:jc w:val="both"/>
        <w:rPr>
          <w:rFonts w:cs="Arial"/>
          <w:szCs w:val="24"/>
        </w:rPr>
      </w:pPr>
      <w:r w:rsidRPr="00083BC6">
        <w:rPr>
          <w:rFonts w:cs="Arial"/>
          <w:szCs w:val="24"/>
        </w:rPr>
        <w:t>The degree of differencing, d, and q denote the number of moving average terms, p the number of autoregressive terms, and q the number of differencing terms in the ARIMA model. ARIMA models can also incorporate seasonal components, represented by P, D, and Q, in addition to the seasonal period (s), for seasonal data. Based on historical data, ARIMA models may be used to identify patterns and forecast future meteorological variables like wind speed, precipitation, and temperature.</w:t>
      </w:r>
    </w:p>
    <w:p w14:paraId="123F1559" w14:textId="407F6B8C" w:rsidR="006C697F" w:rsidRPr="00083BC6" w:rsidRDefault="006C697F" w:rsidP="006C697F">
      <w:pPr>
        <w:spacing w:line="360" w:lineRule="auto"/>
        <w:jc w:val="both"/>
        <w:rPr>
          <w:ins w:id="108" w:author="Microsoft Word" w:date="2024-05-20T22:54:00Z" w16du:dateUtc="2024-05-20T21:54:00Z"/>
          <w:rFonts w:cs="Arial"/>
          <w:szCs w:val="24"/>
        </w:rPr>
      </w:pPr>
      <w:r w:rsidRPr="00083BC6">
        <w:rPr>
          <w:rFonts w:cs="Arial"/>
          <w:noProof/>
          <w:szCs w:val="24"/>
        </w:rPr>
        <w:lastRenderedPageBreak/>
        <w:drawing>
          <wp:inline distT="0" distB="0" distL="0" distR="0" wp14:anchorId="734DB665" wp14:editId="265A7F0F">
            <wp:extent cx="6188710" cy="1860550"/>
            <wp:effectExtent l="0" t="0" r="2540" b="6350"/>
            <wp:docPr id="369401287" name="Picture 4" descr="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1287" name="Picture 4" descr="A graph showing a number of times&#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6188710" cy="1860550"/>
                    </a:xfrm>
                    <a:prstGeom prst="rect">
                      <a:avLst/>
                    </a:prstGeom>
                  </pic:spPr>
                </pic:pic>
              </a:graphicData>
            </a:graphic>
          </wp:inline>
        </w:drawing>
      </w:r>
    </w:p>
    <w:p w14:paraId="018061AE" w14:textId="589DD935" w:rsidR="006C697F" w:rsidRPr="00083BC6" w:rsidRDefault="006C697F" w:rsidP="006C697F">
      <w:pPr>
        <w:spacing w:line="360" w:lineRule="auto"/>
        <w:jc w:val="both"/>
        <w:rPr>
          <w:ins w:id="109" w:author="Microsoft Word" w:date="2024-05-20T22:54:00Z" w16du:dateUtc="2024-05-20T21:54:00Z"/>
          <w:rFonts w:cs="Arial"/>
          <w:szCs w:val="24"/>
        </w:rPr>
      </w:pPr>
      <w:r w:rsidRPr="00083BC6">
        <w:rPr>
          <w:rFonts w:cs="Arial"/>
          <w:noProof/>
          <w:szCs w:val="24"/>
        </w:rPr>
        <w:drawing>
          <wp:anchor distT="0" distB="0" distL="114300" distR="114300" simplePos="0" relativeHeight="251658257" behindDoc="0" locked="0" layoutInCell="1" allowOverlap="1" wp14:anchorId="57033488" wp14:editId="3F169FCF">
            <wp:simplePos x="0" y="0"/>
            <wp:positionH relativeFrom="column">
              <wp:posOffset>0</wp:posOffset>
            </wp:positionH>
            <wp:positionV relativeFrom="page">
              <wp:posOffset>914400</wp:posOffset>
            </wp:positionV>
            <wp:extent cx="6188710" cy="2241550"/>
            <wp:effectExtent l="0" t="0" r="2540" b="6350"/>
            <wp:wrapTopAndBottom/>
            <wp:docPr id="202899187" name="Picture 1" descr="A graph of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187" name="Picture 1" descr="A graph of a blue lin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188710" cy="2241550"/>
                    </a:xfrm>
                    <a:prstGeom prst="rect">
                      <a:avLst/>
                    </a:prstGeom>
                  </pic:spPr>
                </pic:pic>
              </a:graphicData>
            </a:graphic>
          </wp:anchor>
        </w:drawing>
      </w:r>
      <w:r w:rsidRPr="00083BC6">
        <w:rPr>
          <w:rFonts w:cs="Arial"/>
          <w:noProof/>
          <w:szCs w:val="24"/>
        </w:rPr>
        <w:drawing>
          <wp:anchor distT="0" distB="0" distL="114300" distR="114300" simplePos="0" relativeHeight="251658256" behindDoc="0" locked="0" layoutInCell="1" allowOverlap="1" wp14:anchorId="76D67FDC" wp14:editId="33D3F314">
            <wp:simplePos x="0" y="0"/>
            <wp:positionH relativeFrom="column">
              <wp:posOffset>0</wp:posOffset>
            </wp:positionH>
            <wp:positionV relativeFrom="page">
              <wp:posOffset>3251200</wp:posOffset>
            </wp:positionV>
            <wp:extent cx="6188710" cy="2368550"/>
            <wp:effectExtent l="0" t="0" r="2540" b="0"/>
            <wp:wrapTopAndBottom/>
            <wp:docPr id="230929250"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9250" name="Picture 2" descr="A graph of a graph&#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6188710" cy="2368550"/>
                    </a:xfrm>
                    <a:prstGeom prst="rect">
                      <a:avLst/>
                    </a:prstGeom>
                  </pic:spPr>
                </pic:pic>
              </a:graphicData>
            </a:graphic>
          </wp:anchor>
        </w:drawing>
      </w:r>
    </w:p>
    <w:p w14:paraId="3716A2D5" w14:textId="5726EF9C" w:rsidR="004308F1" w:rsidRPr="00083BC6" w:rsidRDefault="006C697F" w:rsidP="000F06DF">
      <w:pPr>
        <w:spacing w:line="360" w:lineRule="auto"/>
        <w:jc w:val="both"/>
        <w:rPr>
          <w:rFonts w:cs="Arial"/>
          <w:szCs w:val="24"/>
        </w:rPr>
      </w:pPr>
      <w:r w:rsidRPr="00083BC6">
        <w:rPr>
          <w:rFonts w:cs="Arial"/>
          <w:noProof/>
          <w:szCs w:val="24"/>
        </w:rPr>
        <w:lastRenderedPageBreak/>
        <w:drawing>
          <wp:anchor distT="0" distB="0" distL="114300" distR="114300" simplePos="0" relativeHeight="251658258" behindDoc="1" locked="0" layoutInCell="1" allowOverlap="1" wp14:anchorId="0F893164" wp14:editId="0737C772">
            <wp:simplePos x="0" y="0"/>
            <wp:positionH relativeFrom="margin">
              <wp:posOffset>0</wp:posOffset>
            </wp:positionH>
            <wp:positionV relativeFrom="page">
              <wp:posOffset>6210300</wp:posOffset>
            </wp:positionV>
            <wp:extent cx="6188710" cy="2984500"/>
            <wp:effectExtent l="0" t="0" r="2540" b="6350"/>
            <wp:wrapTight wrapText="bothSides">
              <wp:wrapPolygon edited="0">
                <wp:start x="0" y="0"/>
                <wp:lineTo x="0" y="21508"/>
                <wp:lineTo x="21542" y="21508"/>
                <wp:lineTo x="21542" y="0"/>
                <wp:lineTo x="0" y="0"/>
              </wp:wrapPolygon>
            </wp:wrapTight>
            <wp:docPr id="505844640" name="Picture 3" descr="A graph of different types of wa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44640" name="Picture 3" descr="A graph of different types of waves&#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6188710" cy="2984500"/>
                    </a:xfrm>
                    <a:prstGeom prst="rect">
                      <a:avLst/>
                    </a:prstGeom>
                  </pic:spPr>
                </pic:pic>
              </a:graphicData>
            </a:graphic>
          </wp:anchor>
        </w:drawing>
      </w:r>
    </w:p>
    <w:p w14:paraId="5F3BFB11" w14:textId="5E9FFAE3" w:rsidR="006E2405" w:rsidRPr="00083BC6" w:rsidRDefault="000F06DF" w:rsidP="000F06DF">
      <w:pPr>
        <w:pStyle w:val="Heading2"/>
        <w:spacing w:line="360" w:lineRule="auto"/>
        <w:jc w:val="both"/>
        <w:rPr>
          <w:rFonts w:ascii="Arial" w:hAnsi="Arial" w:cs="Arial"/>
          <w:b/>
          <w:bCs/>
          <w:sz w:val="24"/>
          <w:szCs w:val="24"/>
        </w:rPr>
      </w:pPr>
      <w:bookmarkStart w:id="110" w:name="_Toc168323978"/>
      <w:r w:rsidRPr="00083BC6">
        <w:rPr>
          <w:rFonts w:ascii="Arial" w:hAnsi="Arial" w:cs="Arial"/>
          <w:b/>
          <w:bCs/>
          <w:sz w:val="24"/>
          <w:szCs w:val="24"/>
        </w:rPr>
        <w:t>5.</w:t>
      </w:r>
      <w:r w:rsidR="006C697F" w:rsidRPr="00083BC6">
        <w:rPr>
          <w:rFonts w:ascii="Arial" w:hAnsi="Arial" w:cs="Arial"/>
          <w:b/>
          <w:bCs/>
          <w:sz w:val="24"/>
          <w:szCs w:val="24"/>
        </w:rPr>
        <w:t>3</w:t>
      </w:r>
      <w:r w:rsidRPr="00083BC6">
        <w:rPr>
          <w:rFonts w:ascii="Arial" w:hAnsi="Arial" w:cs="Arial"/>
          <w:b/>
          <w:bCs/>
          <w:sz w:val="24"/>
          <w:szCs w:val="24"/>
        </w:rPr>
        <w:t xml:space="preserve">. </w:t>
      </w:r>
      <w:r w:rsidR="00053FB9" w:rsidRPr="00083BC6">
        <w:rPr>
          <w:rFonts w:ascii="Arial" w:hAnsi="Arial" w:cs="Arial"/>
          <w:b/>
          <w:bCs/>
          <w:sz w:val="24"/>
          <w:szCs w:val="24"/>
        </w:rPr>
        <w:t>DATA EVALUATION</w:t>
      </w:r>
      <w:bookmarkEnd w:id="107"/>
      <w:bookmarkEnd w:id="110"/>
    </w:p>
    <w:p w14:paraId="7C344641" w14:textId="0DEC2E0B" w:rsidR="007934BF" w:rsidRPr="00083BC6" w:rsidRDefault="007934BF" w:rsidP="007934BF">
      <w:pPr>
        <w:spacing w:line="360" w:lineRule="auto"/>
        <w:jc w:val="both"/>
        <w:rPr>
          <w:rFonts w:cs="Arial"/>
          <w:szCs w:val="24"/>
        </w:rPr>
      </w:pPr>
      <w:r w:rsidRPr="00083BC6">
        <w:rPr>
          <w:rFonts w:cs="Arial"/>
          <w:szCs w:val="24"/>
        </w:rPr>
        <w:t>We used the Scarcliffe weather dataset in this work to do an in-depth evaluation of three regression models: MLR, SVR, and RFR. The goal was to determine which model, based on several meteorological criteria, forecasted weather variables, including temperature, the most accurately and consistently.</w:t>
      </w:r>
    </w:p>
    <w:p w14:paraId="598669D2" w14:textId="0E1A3694" w:rsidR="007934BF" w:rsidRPr="00083BC6" w:rsidRDefault="007934BF" w:rsidP="007934BF">
      <w:pPr>
        <w:spacing w:line="360" w:lineRule="auto"/>
        <w:jc w:val="both"/>
        <w:rPr>
          <w:rFonts w:cs="Arial"/>
          <w:szCs w:val="24"/>
        </w:rPr>
      </w:pPr>
      <w:r w:rsidRPr="00083BC6">
        <w:rPr>
          <w:rFonts w:cs="Arial"/>
          <w:szCs w:val="24"/>
        </w:rPr>
        <w:t>The dataset was divided into subsets for training and testing, with the testing data being used to assess the models' performance and the training data being used to construct and optimise the models. To evaluate the reliability and robustness of the models, we utilised two commonly used assessment metrics: MAE and RMSE.</w:t>
      </w:r>
      <w:r w:rsidR="002F5636" w:rsidRPr="00083BC6">
        <w:rPr>
          <w:rFonts w:cs="Arial"/>
          <w:szCs w:val="24"/>
        </w:rPr>
        <w:t xml:space="preserve"> </w:t>
      </w:r>
      <w:r w:rsidRPr="00083BC6">
        <w:rPr>
          <w:rFonts w:cs="Arial"/>
          <w:szCs w:val="24"/>
        </w:rPr>
        <w:t>The Scarcliffe dataset was used to train the MLR model, a traditional linear regression approach, which assumed a linear connection between the goal variable, temperature, and the predictor variables, pressure, humidity, rain, precipitation, and wind speed. The MLR model performed rather well on the testing data, with an RMSE of [5.4573] and an MAE of [4.62373534213109], despite its simplicity.</w:t>
      </w:r>
      <w:r w:rsidR="002F5636" w:rsidRPr="00083BC6">
        <w:rPr>
          <w:rFonts w:cs="Arial"/>
          <w:szCs w:val="24"/>
        </w:rPr>
        <w:t xml:space="preserve"> </w:t>
      </w:r>
      <w:r w:rsidRPr="00083BC6">
        <w:rPr>
          <w:rFonts w:cs="Arial"/>
          <w:szCs w:val="24"/>
        </w:rPr>
        <w:t>Given that the SVR model was trained with suitable kernel functions and hyperparameters, the testing data showed an RMSE of [4.337471] and an MAE of [3.219531].</w:t>
      </w:r>
    </w:p>
    <w:p w14:paraId="518270E3" w14:textId="5C93E56A" w:rsidR="00062F37" w:rsidRPr="00083BC6" w:rsidRDefault="007934BF" w:rsidP="007934BF">
      <w:pPr>
        <w:spacing w:line="360" w:lineRule="auto"/>
        <w:jc w:val="both"/>
        <w:rPr>
          <w:rFonts w:cs="Arial"/>
          <w:szCs w:val="24"/>
        </w:rPr>
      </w:pPr>
      <w:r w:rsidRPr="00083BC6">
        <w:rPr>
          <w:rFonts w:cs="Arial"/>
          <w:szCs w:val="24"/>
        </w:rPr>
        <w:t>Furthermore, we evaluated the RFR model, which produced an RMSE of [4.992907] and an MAE of [4.180711] on the testing data.</w:t>
      </w:r>
      <w:r w:rsidR="002F5636" w:rsidRPr="00083BC6">
        <w:rPr>
          <w:rFonts w:cs="Arial"/>
          <w:szCs w:val="24"/>
        </w:rPr>
        <w:t xml:space="preserve"> </w:t>
      </w:r>
      <w:r w:rsidRPr="00083BC6">
        <w:rPr>
          <w:rFonts w:cs="Arial"/>
          <w:szCs w:val="24"/>
        </w:rPr>
        <w:t>SVR was found to be the best accurate and dependable model for predicting weather variables in the Scarcliffe dataset based on the assessment measures.</w:t>
      </w:r>
    </w:p>
    <w:p w14:paraId="1E108DFE" w14:textId="77777777" w:rsidR="007E0554" w:rsidRPr="00083BC6" w:rsidRDefault="007E0554" w:rsidP="005D59BC"/>
    <w:p w14:paraId="101B4F5E" w14:textId="77777777" w:rsidR="000F06DF" w:rsidRPr="00083BC6" w:rsidRDefault="000F06DF">
      <w:pPr>
        <w:rPr>
          <w:rFonts w:eastAsiaTheme="majorEastAsia" w:cs="Arial"/>
          <w:color w:val="0F4761" w:themeColor="accent1" w:themeShade="BF"/>
          <w:sz w:val="30"/>
          <w:szCs w:val="30"/>
        </w:rPr>
      </w:pPr>
      <w:r w:rsidRPr="00083BC6">
        <w:rPr>
          <w:rFonts w:cs="Arial"/>
          <w:sz w:val="30"/>
          <w:szCs w:val="30"/>
        </w:rPr>
        <w:br w:type="page"/>
      </w:r>
    </w:p>
    <w:p w14:paraId="49D17EE6" w14:textId="64AB063D" w:rsidR="00221B5C" w:rsidRPr="00083BC6" w:rsidRDefault="004D3391" w:rsidP="00221B5C">
      <w:pPr>
        <w:pStyle w:val="Heading1"/>
        <w:spacing w:line="360" w:lineRule="auto"/>
        <w:jc w:val="both"/>
        <w:rPr>
          <w:rFonts w:ascii="Arial" w:hAnsi="Arial" w:cs="Arial"/>
          <w:b/>
          <w:bCs/>
          <w:sz w:val="30"/>
          <w:szCs w:val="30"/>
        </w:rPr>
      </w:pPr>
      <w:bookmarkStart w:id="111" w:name="_Toc166699020"/>
      <w:bookmarkStart w:id="112" w:name="_Toc168323979"/>
      <w:r w:rsidRPr="00083BC6">
        <w:rPr>
          <w:rFonts w:ascii="Arial" w:hAnsi="Arial" w:cs="Arial"/>
          <w:b/>
          <w:bCs/>
          <w:sz w:val="30"/>
          <w:szCs w:val="30"/>
        </w:rPr>
        <w:lastRenderedPageBreak/>
        <w:t>C</w:t>
      </w:r>
      <w:r w:rsidR="00221B5C" w:rsidRPr="00083BC6">
        <w:rPr>
          <w:rFonts w:ascii="Arial" w:hAnsi="Arial" w:cs="Arial"/>
          <w:b/>
          <w:bCs/>
          <w:sz w:val="30"/>
          <w:szCs w:val="30"/>
        </w:rPr>
        <w:t>ONCLUSION</w:t>
      </w:r>
      <w:bookmarkEnd w:id="111"/>
      <w:bookmarkEnd w:id="112"/>
    </w:p>
    <w:p w14:paraId="2C649BAA" w14:textId="55A34CD7" w:rsidR="00BA79FC" w:rsidRPr="00083BC6" w:rsidRDefault="00BA79FC" w:rsidP="00BA79FC">
      <w:pPr>
        <w:spacing w:line="360" w:lineRule="auto"/>
        <w:jc w:val="both"/>
        <w:rPr>
          <w:rFonts w:cs="Arial"/>
          <w:szCs w:val="24"/>
        </w:rPr>
      </w:pPr>
      <w:r w:rsidRPr="00083BC6">
        <w:rPr>
          <w:rFonts w:cs="Arial"/>
          <w:szCs w:val="24"/>
        </w:rPr>
        <w:t xml:space="preserve">The present research has investigated the use of </w:t>
      </w:r>
      <w:r w:rsidR="006011BC" w:rsidRPr="00083BC6">
        <w:rPr>
          <w:rFonts w:cs="Arial"/>
          <w:szCs w:val="24"/>
        </w:rPr>
        <w:t>ML</w:t>
      </w:r>
      <w:r w:rsidRPr="00083BC6">
        <w:rPr>
          <w:rFonts w:cs="Arial"/>
          <w:szCs w:val="24"/>
        </w:rPr>
        <w:t xml:space="preserve"> methods in the field of </w:t>
      </w:r>
      <w:r w:rsidR="006011BC" w:rsidRPr="00083BC6">
        <w:rPr>
          <w:rFonts w:cs="Arial"/>
          <w:szCs w:val="24"/>
        </w:rPr>
        <w:t>WF</w:t>
      </w:r>
      <w:r w:rsidRPr="00083BC6">
        <w:rPr>
          <w:rFonts w:cs="Arial"/>
          <w:szCs w:val="24"/>
        </w:rPr>
        <w:t xml:space="preserve">, particularly </w:t>
      </w:r>
      <w:r w:rsidR="006011BC" w:rsidRPr="00083BC6">
        <w:rPr>
          <w:rFonts w:cs="Arial"/>
          <w:szCs w:val="24"/>
        </w:rPr>
        <w:t xml:space="preserve">SVR </w:t>
      </w:r>
      <w:r w:rsidRPr="00083BC6">
        <w:rPr>
          <w:rFonts w:cs="Arial"/>
          <w:szCs w:val="24"/>
        </w:rPr>
        <w:t xml:space="preserve">, </w:t>
      </w:r>
      <w:r w:rsidR="006011BC" w:rsidRPr="00083BC6">
        <w:rPr>
          <w:rFonts w:cs="Arial"/>
          <w:szCs w:val="24"/>
        </w:rPr>
        <w:t>R</w:t>
      </w:r>
      <w:r w:rsidR="007F31F8" w:rsidRPr="00083BC6">
        <w:rPr>
          <w:rFonts w:cs="Arial"/>
          <w:szCs w:val="24"/>
        </w:rPr>
        <w:t>FR</w:t>
      </w:r>
      <w:r w:rsidRPr="00083BC6">
        <w:rPr>
          <w:rFonts w:cs="Arial"/>
          <w:szCs w:val="24"/>
        </w:rPr>
        <w:t xml:space="preserve">, and </w:t>
      </w:r>
      <w:r w:rsidR="007F31F8" w:rsidRPr="00083BC6">
        <w:rPr>
          <w:rFonts w:cs="Arial"/>
          <w:szCs w:val="24"/>
        </w:rPr>
        <w:t>MLR</w:t>
      </w:r>
      <w:r w:rsidRPr="00083BC6">
        <w:rPr>
          <w:rFonts w:cs="Arial"/>
          <w:szCs w:val="24"/>
        </w:rPr>
        <w:t>. By means of an extensive examination of existing literature and practical investigation, this study has enhanced comprehension of the potential and constraints of these models in forecasting diverse meteorological occurrences.</w:t>
      </w:r>
    </w:p>
    <w:p w14:paraId="6E27E0C1" w14:textId="195B9282" w:rsidR="00BA79FC" w:rsidRPr="00083BC6" w:rsidRDefault="00BA79FC" w:rsidP="00BA79FC">
      <w:pPr>
        <w:spacing w:line="360" w:lineRule="auto"/>
        <w:jc w:val="both"/>
        <w:rPr>
          <w:rFonts w:cs="Arial"/>
          <w:szCs w:val="24"/>
        </w:rPr>
      </w:pPr>
      <w:r w:rsidRPr="00083BC6">
        <w:rPr>
          <w:rFonts w:cs="Arial"/>
          <w:szCs w:val="24"/>
        </w:rPr>
        <w:t xml:space="preserve">The results of this study have shown how </w:t>
      </w:r>
      <w:r w:rsidR="007F31F8" w:rsidRPr="00083BC6">
        <w:rPr>
          <w:rFonts w:cs="Arial"/>
          <w:szCs w:val="24"/>
        </w:rPr>
        <w:t>ML</w:t>
      </w:r>
      <w:r w:rsidRPr="00083BC6">
        <w:rPr>
          <w:rFonts w:cs="Arial"/>
          <w:szCs w:val="24"/>
        </w:rPr>
        <w:t xml:space="preserve"> models may improve the precision and dependability of </w:t>
      </w:r>
      <w:r w:rsidR="007F31F8" w:rsidRPr="00083BC6">
        <w:rPr>
          <w:rFonts w:cs="Arial"/>
          <w:szCs w:val="24"/>
        </w:rPr>
        <w:t>WF.</w:t>
      </w:r>
      <w:r w:rsidRPr="00083BC6">
        <w:rPr>
          <w:rFonts w:cs="Arial"/>
          <w:szCs w:val="24"/>
        </w:rPr>
        <w:t xml:space="preserve"> Despite its ease of use, the </w:t>
      </w:r>
      <w:r w:rsidR="007F31F8" w:rsidRPr="00083BC6">
        <w:rPr>
          <w:rFonts w:cs="Arial"/>
          <w:szCs w:val="24"/>
        </w:rPr>
        <w:t>MLR</w:t>
      </w:r>
      <w:r w:rsidRPr="00083BC6">
        <w:rPr>
          <w:rFonts w:cs="Arial"/>
          <w:szCs w:val="24"/>
        </w:rPr>
        <w:t xml:space="preserve"> model has shown to be a useful instrument for determining linear correlations between </w:t>
      </w:r>
      <w:r w:rsidR="00AF5DA7" w:rsidRPr="00083BC6">
        <w:rPr>
          <w:rFonts w:cs="Arial"/>
          <w:szCs w:val="24"/>
        </w:rPr>
        <w:t>weather parameters</w:t>
      </w:r>
      <w:r w:rsidRPr="00083BC6">
        <w:rPr>
          <w:rFonts w:cs="Arial"/>
          <w:szCs w:val="24"/>
        </w:rPr>
        <w:t xml:space="preserve"> and events.</w:t>
      </w:r>
    </w:p>
    <w:p w14:paraId="0AE62E59" w14:textId="1ABF8B85" w:rsidR="00BA79FC" w:rsidRPr="00083BC6" w:rsidRDefault="00BA79FC" w:rsidP="00BA79FC">
      <w:pPr>
        <w:spacing w:line="360" w:lineRule="auto"/>
        <w:jc w:val="both"/>
        <w:rPr>
          <w:rFonts w:cs="Arial"/>
          <w:szCs w:val="24"/>
        </w:rPr>
      </w:pPr>
      <w:r w:rsidRPr="00083BC6">
        <w:rPr>
          <w:rFonts w:cs="Arial"/>
          <w:szCs w:val="24"/>
        </w:rPr>
        <w:t xml:space="preserve">Recognising these models' limits as well as the difficulties in </w:t>
      </w:r>
      <w:r w:rsidR="00717DC8" w:rsidRPr="00083BC6">
        <w:rPr>
          <w:rFonts w:cs="Arial"/>
          <w:szCs w:val="24"/>
        </w:rPr>
        <w:t>WF</w:t>
      </w:r>
      <w:r w:rsidRPr="00083BC6">
        <w:rPr>
          <w:rFonts w:cs="Arial"/>
          <w:szCs w:val="24"/>
        </w:rPr>
        <w:t xml:space="preserve"> is crucial, though. Achieving extremely precise forecasts can be somewhat hampered by the intrinsic complexity and chaotic character of atmospheric processes as well as the availability and calibre of </w:t>
      </w:r>
      <w:r w:rsidR="00D93BC5" w:rsidRPr="00083BC6">
        <w:rPr>
          <w:rFonts w:cs="Arial"/>
          <w:szCs w:val="24"/>
        </w:rPr>
        <w:t>weather</w:t>
      </w:r>
      <w:r w:rsidRPr="00083BC6">
        <w:rPr>
          <w:rFonts w:cs="Arial"/>
          <w:szCs w:val="24"/>
        </w:rPr>
        <w:t xml:space="preserve"> data. For these models to be deployed effectively in real-world settings, it is still necessary to consider the interpretability of the model, hyperparameter tweaking, and feature selection.</w:t>
      </w:r>
    </w:p>
    <w:p w14:paraId="226AB114" w14:textId="7AFDCD90" w:rsidR="00BA79FC" w:rsidRPr="00083BC6" w:rsidRDefault="00BA79FC" w:rsidP="00BA79FC">
      <w:pPr>
        <w:spacing w:line="360" w:lineRule="auto"/>
        <w:jc w:val="both"/>
        <w:rPr>
          <w:rFonts w:cs="Arial"/>
          <w:szCs w:val="24"/>
        </w:rPr>
      </w:pPr>
      <w:r w:rsidRPr="00083BC6">
        <w:rPr>
          <w:rFonts w:cs="Arial"/>
          <w:szCs w:val="24"/>
        </w:rPr>
        <w:t xml:space="preserve">The results of this dissertation open the door for more investigation and advancement in the field of machine </w:t>
      </w:r>
      <w:r w:rsidR="006629C6" w:rsidRPr="00083BC6">
        <w:rPr>
          <w:rFonts w:cs="Arial"/>
          <w:szCs w:val="24"/>
        </w:rPr>
        <w:t>learning based</w:t>
      </w:r>
      <w:r w:rsidRPr="00083BC6">
        <w:rPr>
          <w:rFonts w:cs="Arial"/>
          <w:szCs w:val="24"/>
        </w:rPr>
        <w:t xml:space="preserve"> </w:t>
      </w:r>
      <w:r w:rsidR="00D93BC5" w:rsidRPr="00083BC6">
        <w:rPr>
          <w:rFonts w:cs="Arial"/>
          <w:szCs w:val="24"/>
        </w:rPr>
        <w:t>WF</w:t>
      </w:r>
      <w:r w:rsidRPr="00083BC6">
        <w:rPr>
          <w:rFonts w:cs="Arial"/>
          <w:szCs w:val="24"/>
        </w:rPr>
        <w:t>, despite these obstacles. Future research may examine how to combine these models with more established numerical weather prediction models and create ensemble methods that include many machine learning models.</w:t>
      </w:r>
    </w:p>
    <w:p w14:paraId="4B5DB069" w14:textId="77777777" w:rsidR="007E11A9" w:rsidRPr="00083BC6" w:rsidRDefault="00BA79FC" w:rsidP="00BA79FC">
      <w:pPr>
        <w:spacing w:line="360" w:lineRule="auto"/>
        <w:jc w:val="both"/>
        <w:rPr>
          <w:ins w:id="113" w:author="Microsoft Word" w:date="2024-05-20T22:54:00Z" w16du:dateUtc="2024-05-20T21:54:00Z"/>
          <w:rFonts w:cs="Arial"/>
          <w:szCs w:val="24"/>
        </w:rPr>
      </w:pPr>
      <w:r w:rsidRPr="00083BC6">
        <w:rPr>
          <w:rFonts w:cs="Arial"/>
          <w:szCs w:val="24"/>
        </w:rPr>
        <w:t xml:space="preserve">In the end, effective use of </w:t>
      </w:r>
      <w:r w:rsidR="006629C6" w:rsidRPr="00083BC6">
        <w:rPr>
          <w:rFonts w:cs="Arial"/>
          <w:szCs w:val="24"/>
        </w:rPr>
        <w:t>ML techniques</w:t>
      </w:r>
      <w:r w:rsidRPr="00083BC6">
        <w:rPr>
          <w:rFonts w:cs="Arial"/>
          <w:szCs w:val="24"/>
        </w:rPr>
        <w:t xml:space="preserve"> in </w:t>
      </w:r>
      <w:r w:rsidR="006629C6" w:rsidRPr="00083BC6">
        <w:rPr>
          <w:rFonts w:cs="Arial"/>
          <w:szCs w:val="24"/>
        </w:rPr>
        <w:t>WF</w:t>
      </w:r>
      <w:r w:rsidRPr="00083BC6">
        <w:rPr>
          <w:rFonts w:cs="Arial"/>
          <w:szCs w:val="24"/>
        </w:rPr>
        <w:t xml:space="preserve"> might improve decision-making procedures, lessen the effects of extreme weather, and improve societal well-being in general. We may explore new areas in our comprehension and forecasting of Earth's dynamic atmospheric processes by pursuing this line of inquiry.</w:t>
      </w:r>
    </w:p>
    <w:p w14:paraId="5D8A7FAE" w14:textId="77777777" w:rsidR="007E11A9" w:rsidRPr="00083BC6" w:rsidRDefault="007E11A9" w:rsidP="00BA79FC">
      <w:pPr>
        <w:spacing w:line="360" w:lineRule="auto"/>
        <w:jc w:val="both"/>
        <w:rPr>
          <w:ins w:id="114" w:author="Microsoft Word" w:date="2024-05-20T22:54:00Z" w16du:dateUtc="2024-05-20T21:54:00Z"/>
          <w:rFonts w:cs="Arial"/>
          <w:szCs w:val="24"/>
        </w:rPr>
      </w:pPr>
    </w:p>
    <w:p w14:paraId="1D8D6B04" w14:textId="77777777" w:rsidR="000F436F" w:rsidRPr="00083BC6" w:rsidRDefault="000F436F" w:rsidP="00BA79FC">
      <w:pPr>
        <w:spacing w:line="360" w:lineRule="auto"/>
        <w:jc w:val="both"/>
        <w:rPr>
          <w:ins w:id="115" w:author="Microsoft Word" w:date="2024-05-20T22:54:00Z" w16du:dateUtc="2024-05-20T21:54:00Z"/>
          <w:rFonts w:cs="Arial"/>
          <w:szCs w:val="24"/>
        </w:rPr>
      </w:pPr>
    </w:p>
    <w:p w14:paraId="5915DDFA" w14:textId="77777777" w:rsidR="000F436F" w:rsidRPr="00083BC6" w:rsidRDefault="000F436F" w:rsidP="00BA79FC">
      <w:pPr>
        <w:spacing w:line="360" w:lineRule="auto"/>
        <w:jc w:val="both"/>
        <w:rPr>
          <w:ins w:id="116" w:author="Microsoft Word" w:date="2024-05-20T22:54:00Z" w16du:dateUtc="2024-05-20T21:54:00Z"/>
          <w:rFonts w:cs="Arial"/>
          <w:szCs w:val="24"/>
        </w:rPr>
      </w:pPr>
    </w:p>
    <w:p w14:paraId="4534B2D0" w14:textId="4F298792" w:rsidR="00BF3409" w:rsidRPr="00083BC6" w:rsidRDefault="007E11A9" w:rsidP="00BA79FC">
      <w:pPr>
        <w:spacing w:line="360" w:lineRule="auto"/>
        <w:jc w:val="both"/>
        <w:rPr>
          <w:b/>
          <w:bCs/>
          <w:color w:val="333333"/>
          <w:szCs w:val="24"/>
          <w:shd w:val="clear" w:color="auto" w:fill="FFFFFF"/>
        </w:rPr>
      </w:pPr>
      <w:ins w:id="117" w:author="Microsoft Word" w:date="2024-05-20T22:54:00Z" w16du:dateUtc="2024-05-20T21:54:00Z">
        <w:r w:rsidRPr="00083BC6">
          <w:rPr>
            <w:rFonts w:cs="Arial"/>
            <w:b/>
            <w:bCs/>
            <w:szCs w:val="24"/>
          </w:rPr>
          <w:t xml:space="preserve">TOTAL WORD COUNT: </w:t>
        </w:r>
        <w:r w:rsidRPr="00083BC6">
          <w:rPr>
            <w:rFonts w:cs="Arial"/>
            <w:b/>
            <w:bCs/>
            <w:szCs w:val="24"/>
          </w:rPr>
          <w:fldChar w:fldCharType="begin"/>
        </w:r>
        <w:r w:rsidRPr="00083BC6">
          <w:rPr>
            <w:rFonts w:cs="Arial"/>
            <w:b/>
            <w:bCs/>
            <w:szCs w:val="24"/>
          </w:rPr>
          <w:instrText xml:space="preserve"> NUMWORDS   \* MERGEFORMAT </w:instrText>
        </w:r>
        <w:r w:rsidRPr="00083BC6">
          <w:rPr>
            <w:rFonts w:cs="Arial"/>
            <w:b/>
            <w:bCs/>
            <w:szCs w:val="24"/>
          </w:rPr>
          <w:fldChar w:fldCharType="separate"/>
        </w:r>
        <w:r w:rsidRPr="00083BC6">
          <w:rPr>
            <w:rFonts w:cs="Arial"/>
            <w:b/>
            <w:bCs/>
            <w:szCs w:val="24"/>
          </w:rPr>
          <w:t>4,263</w:t>
        </w:r>
        <w:r w:rsidRPr="00083BC6">
          <w:rPr>
            <w:rFonts w:cs="Arial"/>
            <w:b/>
            <w:bCs/>
            <w:szCs w:val="24"/>
          </w:rPr>
          <w:fldChar w:fldCharType="end"/>
        </w:r>
      </w:ins>
      <w:r w:rsidR="00CF61FA" w:rsidRPr="00083BC6">
        <w:rPr>
          <w:b/>
          <w:bCs/>
          <w:szCs w:val="24"/>
        </w:rPr>
        <w:br w:type="page"/>
      </w:r>
    </w:p>
    <w:p w14:paraId="762FFE91" w14:textId="3A4D5EA5" w:rsidR="008D22E2" w:rsidRPr="00083BC6" w:rsidRDefault="00D94391" w:rsidP="008D22E2">
      <w:pPr>
        <w:pStyle w:val="Heading1"/>
        <w:spacing w:after="0" w:line="360" w:lineRule="auto"/>
        <w:jc w:val="both"/>
        <w:rPr>
          <w:rFonts w:ascii="Arial" w:hAnsi="Arial" w:cs="Arial"/>
          <w:b/>
          <w:bCs/>
          <w:sz w:val="30"/>
          <w:szCs w:val="30"/>
        </w:rPr>
      </w:pPr>
      <w:bookmarkStart w:id="118" w:name="_Toc166699021"/>
      <w:bookmarkStart w:id="119" w:name="_Toc168323980"/>
      <w:r w:rsidRPr="00083BC6">
        <w:rPr>
          <w:rFonts w:ascii="Arial" w:hAnsi="Arial" w:cs="Arial"/>
          <w:b/>
          <w:bCs/>
          <w:sz w:val="30"/>
          <w:szCs w:val="30"/>
        </w:rPr>
        <w:lastRenderedPageBreak/>
        <w:t>REFERENCES</w:t>
      </w:r>
      <w:bookmarkEnd w:id="118"/>
      <w:bookmarkEnd w:id="119"/>
    </w:p>
    <w:p w14:paraId="0B31EE30" w14:textId="77777777" w:rsidR="008324A7" w:rsidRPr="00083BC6" w:rsidRDefault="00FB0A10" w:rsidP="0016575D">
      <w:pPr>
        <w:pStyle w:val="Bibliography"/>
        <w:spacing w:line="360" w:lineRule="auto"/>
        <w:ind w:left="720" w:hanging="720"/>
        <w:jc w:val="both"/>
        <w:rPr>
          <w:rFonts w:cs="Arial"/>
        </w:rPr>
      </w:pPr>
      <w:r w:rsidRPr="00083BC6">
        <w:rPr>
          <w:rFonts w:cs="Arial"/>
          <w:szCs w:val="24"/>
        </w:rPr>
        <w:fldChar w:fldCharType="begin"/>
      </w:r>
      <w:r w:rsidRPr="00083BC6">
        <w:rPr>
          <w:rFonts w:cs="Arial"/>
          <w:szCs w:val="24"/>
        </w:rPr>
        <w:instrText xml:space="preserve"> ADDIN ZOTERO_BIBL {"uncited":[],"omitted":[],"custom":[]} CSL_BIBLIOGRAPHY </w:instrText>
      </w:r>
      <w:r w:rsidRPr="00083BC6">
        <w:rPr>
          <w:rFonts w:cs="Arial"/>
          <w:szCs w:val="24"/>
        </w:rPr>
        <w:fldChar w:fldCharType="separate"/>
      </w:r>
      <w:r w:rsidR="008324A7" w:rsidRPr="00083BC6">
        <w:rPr>
          <w:rFonts w:cs="Arial"/>
        </w:rPr>
        <w:t xml:space="preserve">Alguraibawi, M., Midi, H. and Imon, A.H.M.R. (2015) ‘A New Robust Diagnostic Plot for Classifying Good and Bad High Leverage Points in a Multiple Linear Regression Model’, </w:t>
      </w:r>
      <w:r w:rsidR="008324A7" w:rsidRPr="00083BC6">
        <w:rPr>
          <w:rFonts w:cs="Arial"/>
          <w:i/>
          <w:iCs/>
        </w:rPr>
        <w:t>Mathematical Problems in Engineering</w:t>
      </w:r>
      <w:r w:rsidR="008324A7" w:rsidRPr="00083BC6">
        <w:rPr>
          <w:rFonts w:cs="Arial"/>
        </w:rPr>
        <w:t>, 2015, p. e279472. Available at: https://doi.org/10.1155/2015/279472.</w:t>
      </w:r>
    </w:p>
    <w:p w14:paraId="158B56CC" w14:textId="77777777" w:rsidR="008324A7" w:rsidRPr="00083BC6" w:rsidRDefault="008324A7" w:rsidP="0016575D">
      <w:pPr>
        <w:pStyle w:val="Bibliography"/>
        <w:spacing w:line="360" w:lineRule="auto"/>
        <w:ind w:left="720" w:hanging="720"/>
        <w:jc w:val="both"/>
        <w:rPr>
          <w:rFonts w:cs="Arial"/>
        </w:rPr>
      </w:pPr>
      <w:r w:rsidRPr="00083BC6">
        <w:rPr>
          <w:rFonts w:cs="Arial"/>
        </w:rPr>
        <w:t xml:space="preserve">Chu, X. </w:t>
      </w:r>
      <w:r w:rsidRPr="00083BC6">
        <w:rPr>
          <w:rFonts w:cs="Arial"/>
          <w:i/>
          <w:iCs/>
        </w:rPr>
        <w:t>et al.</w:t>
      </w:r>
      <w:r w:rsidRPr="00083BC6">
        <w:rPr>
          <w:rFonts w:cs="Arial"/>
        </w:rPr>
        <w:t xml:space="preserve"> (2016) ‘Data Cleaning: Overview and Emerging Challenges’, in </w:t>
      </w:r>
      <w:r w:rsidRPr="00083BC6">
        <w:rPr>
          <w:rFonts w:cs="Arial"/>
          <w:i/>
          <w:iCs/>
        </w:rPr>
        <w:t>Proceedings of the 2016 International Conference on Management of Data</w:t>
      </w:r>
      <w:r w:rsidRPr="00083BC6">
        <w:rPr>
          <w:rFonts w:cs="Arial"/>
        </w:rPr>
        <w:t>. New York, NY, USA: Association for Computing Machinery (SIGMOD ’16), pp. 2201–2206. Available at: https://doi.org/10.1145/2882903.2912574.</w:t>
      </w:r>
    </w:p>
    <w:p w14:paraId="1D8D7BCC" w14:textId="77777777" w:rsidR="008324A7" w:rsidRPr="00083BC6" w:rsidRDefault="008324A7" w:rsidP="0016575D">
      <w:pPr>
        <w:pStyle w:val="Bibliography"/>
        <w:spacing w:line="360" w:lineRule="auto"/>
        <w:ind w:left="720" w:hanging="720"/>
        <w:jc w:val="both"/>
        <w:rPr>
          <w:rFonts w:cs="Arial"/>
        </w:rPr>
      </w:pPr>
      <w:r w:rsidRPr="00083BC6">
        <w:rPr>
          <w:rFonts w:cs="Arial"/>
        </w:rPr>
        <w:t xml:space="preserve">Clark-Carter, D. (2005) ‘Interquartile Range’, in </w:t>
      </w:r>
      <w:r w:rsidRPr="00083BC6">
        <w:rPr>
          <w:rFonts w:cs="Arial"/>
          <w:i/>
          <w:iCs/>
        </w:rPr>
        <w:t>Encyclopedia of Statistics in Behavioral Science</w:t>
      </w:r>
      <w:r w:rsidRPr="00083BC6">
        <w:rPr>
          <w:rFonts w:cs="Arial"/>
        </w:rPr>
        <w:t>. John Wiley &amp; Sons, Ltd. Available at: https://doi.org/10.1002/0470013192.bsa311.</w:t>
      </w:r>
    </w:p>
    <w:p w14:paraId="57D2F09D" w14:textId="77777777" w:rsidR="008324A7" w:rsidRPr="00083BC6" w:rsidRDefault="008324A7" w:rsidP="0016575D">
      <w:pPr>
        <w:pStyle w:val="Bibliography"/>
        <w:spacing w:line="360" w:lineRule="auto"/>
        <w:ind w:left="720" w:hanging="720"/>
        <w:jc w:val="both"/>
        <w:rPr>
          <w:rFonts w:cs="Arial"/>
        </w:rPr>
      </w:pPr>
      <w:r w:rsidRPr="00083BC6">
        <w:rPr>
          <w:rFonts w:cs="Arial"/>
        </w:rPr>
        <w:t xml:space="preserve">Fisher, R.A. (1922) ‘The Goodness of Fit of Regression Formulae, and the Distribution of Regression Coefficients’, </w:t>
      </w:r>
      <w:r w:rsidRPr="00083BC6">
        <w:rPr>
          <w:rFonts w:cs="Arial"/>
          <w:i/>
          <w:iCs/>
        </w:rPr>
        <w:t>Journal of the Royal Statistical Society</w:t>
      </w:r>
      <w:r w:rsidRPr="00083BC6">
        <w:rPr>
          <w:rFonts w:cs="Arial"/>
        </w:rPr>
        <w:t>, 85(4), pp. 597–612. Available at: https://doi.org/10.2307/2341124.</w:t>
      </w:r>
    </w:p>
    <w:p w14:paraId="52659704" w14:textId="77777777" w:rsidR="008324A7" w:rsidRPr="00083BC6" w:rsidRDefault="008324A7" w:rsidP="0016575D">
      <w:pPr>
        <w:pStyle w:val="Bibliography"/>
        <w:spacing w:line="360" w:lineRule="auto"/>
        <w:ind w:left="720" w:hanging="720"/>
        <w:jc w:val="both"/>
        <w:rPr>
          <w:rFonts w:cs="Arial"/>
        </w:rPr>
      </w:pPr>
      <w:r w:rsidRPr="00083BC6">
        <w:rPr>
          <w:rFonts w:cs="Arial"/>
        </w:rPr>
        <w:t xml:space="preserve">Horton, N.J. and Lipsitz, S.R. (2001) ‘Multiple Imputation in Practice: Comparison of Software Packages for Regression Models With Missing Variables’, </w:t>
      </w:r>
      <w:r w:rsidRPr="00083BC6">
        <w:rPr>
          <w:rFonts w:cs="Arial"/>
          <w:i/>
          <w:iCs/>
        </w:rPr>
        <w:t>The American Statistician</w:t>
      </w:r>
      <w:r w:rsidRPr="00083BC6">
        <w:rPr>
          <w:rFonts w:cs="Arial"/>
        </w:rPr>
        <w:t>, 55(3), pp. 244–254. Available at: https://doi.org/10.1198/000313001317098266.</w:t>
      </w:r>
    </w:p>
    <w:p w14:paraId="1E5F6872" w14:textId="77777777" w:rsidR="008324A7" w:rsidRPr="00083BC6" w:rsidRDefault="008324A7" w:rsidP="0016575D">
      <w:pPr>
        <w:pStyle w:val="Bibliography"/>
        <w:spacing w:line="360" w:lineRule="auto"/>
        <w:ind w:left="720" w:hanging="720"/>
        <w:jc w:val="both"/>
        <w:rPr>
          <w:rFonts w:cs="Arial"/>
        </w:rPr>
      </w:pPr>
      <w:r w:rsidRPr="00083BC6">
        <w:rPr>
          <w:rFonts w:cs="Arial"/>
        </w:rPr>
        <w:t xml:space="preserve">Huang, G. (2021) ‘Missing data filling method based on linear interpolation and lightgbm’, </w:t>
      </w:r>
      <w:r w:rsidRPr="00083BC6">
        <w:rPr>
          <w:rFonts w:cs="Arial"/>
          <w:i/>
          <w:iCs/>
        </w:rPr>
        <w:t>Journal of Physics: Conference Series</w:t>
      </w:r>
      <w:r w:rsidRPr="00083BC6">
        <w:rPr>
          <w:rFonts w:cs="Arial"/>
        </w:rPr>
        <w:t>, 1754(1), p. 012187. Available at: https://doi.org/10.1088/1742-6596/1754/1/012187.</w:t>
      </w:r>
    </w:p>
    <w:p w14:paraId="4D3697C8" w14:textId="77777777" w:rsidR="008324A7" w:rsidRPr="00083BC6" w:rsidRDefault="008324A7" w:rsidP="0016575D">
      <w:pPr>
        <w:pStyle w:val="Bibliography"/>
        <w:spacing w:line="360" w:lineRule="auto"/>
        <w:ind w:left="720" w:hanging="720"/>
        <w:jc w:val="both"/>
        <w:rPr>
          <w:rFonts w:cs="Arial"/>
        </w:rPr>
      </w:pPr>
      <w:r w:rsidRPr="00083BC6">
        <w:rPr>
          <w:rFonts w:cs="Arial"/>
        </w:rPr>
        <w:t xml:space="preserve">Lagerquist, R., McGovern, A. and Ii, D.J.G. (2019) ‘Deep Learning for Spatially Explicit Prediction of Synoptic-Scale Fronts’, </w:t>
      </w:r>
      <w:r w:rsidRPr="00083BC6">
        <w:rPr>
          <w:rFonts w:cs="Arial"/>
          <w:i/>
          <w:iCs/>
        </w:rPr>
        <w:t>Weather and Forecasting</w:t>
      </w:r>
      <w:r w:rsidRPr="00083BC6">
        <w:rPr>
          <w:rFonts w:cs="Arial"/>
        </w:rPr>
        <w:t>, 34(4), pp. 1137–1160. Available at: https://doi.org/10.1175/WAF-D-18-0183.1.</w:t>
      </w:r>
    </w:p>
    <w:p w14:paraId="4269C09A" w14:textId="77777777" w:rsidR="008324A7" w:rsidRPr="00083BC6" w:rsidRDefault="008324A7" w:rsidP="0016575D">
      <w:pPr>
        <w:pStyle w:val="Bibliography"/>
        <w:spacing w:line="360" w:lineRule="auto"/>
        <w:ind w:left="720" w:hanging="720"/>
        <w:jc w:val="both"/>
        <w:rPr>
          <w:rFonts w:cs="Arial"/>
        </w:rPr>
      </w:pPr>
      <w:r w:rsidRPr="00083BC6">
        <w:rPr>
          <w:rFonts w:cs="Arial"/>
        </w:rPr>
        <w:t xml:space="preserve">Mohandes, M.A. </w:t>
      </w:r>
      <w:r w:rsidRPr="00083BC6">
        <w:rPr>
          <w:rFonts w:cs="Arial"/>
          <w:i/>
          <w:iCs/>
        </w:rPr>
        <w:t>et al.</w:t>
      </w:r>
      <w:r w:rsidRPr="00083BC6">
        <w:rPr>
          <w:rFonts w:cs="Arial"/>
        </w:rPr>
        <w:t xml:space="preserve"> (2004) ‘Support vector machines for wind speed prediction’, </w:t>
      </w:r>
      <w:r w:rsidRPr="00083BC6">
        <w:rPr>
          <w:rFonts w:cs="Arial"/>
          <w:i/>
          <w:iCs/>
        </w:rPr>
        <w:t>Renewable Energy</w:t>
      </w:r>
      <w:r w:rsidRPr="00083BC6">
        <w:rPr>
          <w:rFonts w:cs="Arial"/>
        </w:rPr>
        <w:t>, 29(6), pp. 939–947. Available at: https://doi.org/10.1016/j.renene.2003.11.009.</w:t>
      </w:r>
    </w:p>
    <w:p w14:paraId="6E0EB1D4" w14:textId="77777777" w:rsidR="008324A7" w:rsidRPr="00083BC6" w:rsidRDefault="008324A7" w:rsidP="0016575D">
      <w:pPr>
        <w:pStyle w:val="Bibliography"/>
        <w:spacing w:line="360" w:lineRule="auto"/>
        <w:ind w:left="720" w:hanging="720"/>
        <w:jc w:val="both"/>
        <w:rPr>
          <w:rFonts w:cs="Arial"/>
        </w:rPr>
      </w:pPr>
      <w:r w:rsidRPr="00083BC6">
        <w:rPr>
          <w:rFonts w:cs="Arial"/>
        </w:rPr>
        <w:t xml:space="preserve">Pliske, R., Crandall, B. and Klein, G. (2004) ‘Competence in weather forecasting’, </w:t>
      </w:r>
      <w:r w:rsidRPr="00083BC6">
        <w:rPr>
          <w:rFonts w:cs="Arial"/>
          <w:i/>
          <w:iCs/>
        </w:rPr>
        <w:t>Psychological Investigations of Competence in Decision Making</w:t>
      </w:r>
      <w:r w:rsidRPr="00083BC6">
        <w:rPr>
          <w:rFonts w:cs="Arial"/>
        </w:rPr>
        <w:t>, pp. 40–70.</w:t>
      </w:r>
    </w:p>
    <w:p w14:paraId="44C902B5" w14:textId="77777777" w:rsidR="008324A7" w:rsidRPr="00083BC6" w:rsidRDefault="008324A7" w:rsidP="0016575D">
      <w:pPr>
        <w:pStyle w:val="Bibliography"/>
        <w:spacing w:line="360" w:lineRule="auto"/>
        <w:ind w:left="720" w:hanging="720"/>
        <w:jc w:val="both"/>
        <w:rPr>
          <w:rFonts w:cs="Arial"/>
        </w:rPr>
      </w:pPr>
      <w:r w:rsidRPr="00083BC6">
        <w:rPr>
          <w:rFonts w:cs="Arial"/>
        </w:rPr>
        <w:lastRenderedPageBreak/>
        <w:t xml:space="preserve">‘Scarcliffe’ (2024) </w:t>
      </w:r>
      <w:r w:rsidRPr="00083BC6">
        <w:rPr>
          <w:rFonts w:cs="Arial"/>
          <w:i/>
          <w:iCs/>
        </w:rPr>
        <w:t>Wikipedia</w:t>
      </w:r>
      <w:r w:rsidRPr="00083BC6">
        <w:rPr>
          <w:rFonts w:cs="Arial"/>
        </w:rPr>
        <w:t>. Available at: https://en.wikipedia.org/w/index.php?title=Scarcliffe&amp;oldid=1205119906 (Accessed: 5 May 2024).</w:t>
      </w:r>
    </w:p>
    <w:p w14:paraId="6E79BAC9" w14:textId="77777777" w:rsidR="008324A7" w:rsidRPr="00083BC6" w:rsidRDefault="008324A7" w:rsidP="0016575D">
      <w:pPr>
        <w:pStyle w:val="Bibliography"/>
        <w:spacing w:line="360" w:lineRule="auto"/>
        <w:ind w:left="720" w:hanging="720"/>
        <w:jc w:val="both"/>
        <w:rPr>
          <w:rFonts w:cs="Arial"/>
        </w:rPr>
      </w:pPr>
      <w:r w:rsidRPr="00083BC6">
        <w:rPr>
          <w:rFonts w:cs="Arial"/>
        </w:rPr>
        <w:t xml:space="preserve">Singh, S. </w:t>
      </w:r>
      <w:r w:rsidRPr="00083BC6">
        <w:rPr>
          <w:rFonts w:cs="Arial"/>
          <w:i/>
          <w:iCs/>
        </w:rPr>
        <w:t>et al.</w:t>
      </w:r>
      <w:r w:rsidRPr="00083BC6">
        <w:rPr>
          <w:rFonts w:cs="Arial"/>
        </w:rPr>
        <w:t xml:space="preserve"> (2019) ‘Weather Forecasting using Machine Learning Techniques’, </w:t>
      </w:r>
      <w:r w:rsidRPr="00083BC6">
        <w:rPr>
          <w:rFonts w:cs="Arial"/>
          <w:i/>
          <w:iCs/>
        </w:rPr>
        <w:t>SSRN Electronic Journal</w:t>
      </w:r>
      <w:r w:rsidRPr="00083BC6">
        <w:rPr>
          <w:rFonts w:cs="Arial"/>
        </w:rPr>
        <w:t xml:space="preserve"> [Preprint]. Available at: https://doi.org/10.2139/ssrn.3350281.</w:t>
      </w:r>
    </w:p>
    <w:p w14:paraId="4EFF937A" w14:textId="77777777" w:rsidR="008324A7" w:rsidRPr="00083BC6" w:rsidRDefault="008324A7" w:rsidP="0016575D">
      <w:pPr>
        <w:pStyle w:val="Bibliography"/>
        <w:spacing w:line="360" w:lineRule="auto"/>
        <w:ind w:left="720" w:hanging="720"/>
        <w:jc w:val="both"/>
        <w:rPr>
          <w:rFonts w:cs="Arial"/>
        </w:rPr>
      </w:pPr>
      <w:r w:rsidRPr="00083BC6">
        <w:rPr>
          <w:rFonts w:cs="Arial"/>
        </w:rPr>
        <w:t xml:space="preserve">Uyanık, G.K. and Güler, N. (2013) ‘A Study on Multiple Linear Regression Analysis’, </w:t>
      </w:r>
      <w:r w:rsidRPr="00083BC6">
        <w:rPr>
          <w:rFonts w:cs="Arial"/>
          <w:i/>
          <w:iCs/>
        </w:rPr>
        <w:t>Procedia - Social and Behavioral Sciences</w:t>
      </w:r>
      <w:r w:rsidRPr="00083BC6">
        <w:rPr>
          <w:rFonts w:cs="Arial"/>
        </w:rPr>
        <w:t>, 106, pp. 234–240. Available at: https://doi.org/10.1016/j.sbspro.2013.12.027.</w:t>
      </w:r>
    </w:p>
    <w:p w14:paraId="3DC97CDF" w14:textId="77777777" w:rsidR="008324A7" w:rsidRPr="00083BC6" w:rsidRDefault="008324A7" w:rsidP="0016575D">
      <w:pPr>
        <w:pStyle w:val="Bibliography"/>
        <w:spacing w:line="360" w:lineRule="auto"/>
        <w:ind w:left="720" w:hanging="720"/>
        <w:jc w:val="both"/>
        <w:rPr>
          <w:rFonts w:cs="Arial"/>
        </w:rPr>
      </w:pPr>
      <w:r w:rsidRPr="00083BC6">
        <w:rPr>
          <w:rFonts w:cs="Arial"/>
          <w:i/>
          <w:iCs/>
        </w:rPr>
        <w:t>Weather Forecast Models: The Ultimate Guide (2024)</w:t>
      </w:r>
      <w:r w:rsidRPr="00083BC6">
        <w:rPr>
          <w:rFonts w:cs="Arial"/>
        </w:rPr>
        <w:t xml:space="preserve"> (no date) </w:t>
      </w:r>
      <w:r w:rsidRPr="00083BC6">
        <w:rPr>
          <w:rFonts w:cs="Arial"/>
          <w:i/>
          <w:iCs/>
        </w:rPr>
        <w:t>Climavision</w:t>
      </w:r>
      <w:r w:rsidRPr="00083BC6">
        <w:rPr>
          <w:rFonts w:cs="Arial"/>
        </w:rPr>
        <w:t>. Available at: https://climavision.com/resources/the-ultimate-guide-to-weather-forecast-models/ (Accessed: 13 May 2024).</w:t>
      </w:r>
    </w:p>
    <w:p w14:paraId="75C850C6" w14:textId="77777777" w:rsidR="008324A7" w:rsidRPr="00083BC6" w:rsidRDefault="008324A7" w:rsidP="0016575D">
      <w:pPr>
        <w:pStyle w:val="Bibliography"/>
        <w:spacing w:line="360" w:lineRule="auto"/>
        <w:ind w:left="720" w:hanging="720"/>
        <w:jc w:val="both"/>
        <w:rPr>
          <w:rFonts w:cs="Arial"/>
        </w:rPr>
      </w:pPr>
      <w:r w:rsidRPr="00083BC6">
        <w:rPr>
          <w:rFonts w:cs="Arial"/>
          <w:i/>
          <w:iCs/>
        </w:rPr>
        <w:t>Where is Scarcliffe? Scarcliffe on a map</w:t>
      </w:r>
      <w:r w:rsidRPr="00083BC6">
        <w:rPr>
          <w:rFonts w:cs="Arial"/>
        </w:rPr>
        <w:t xml:space="preserve"> (no date). Available at: https://www.getthedata.com/scarcliffe/where-is-scarcliffe (Accessed: 4 May 2024).</w:t>
      </w:r>
    </w:p>
    <w:p w14:paraId="20CFAD00" w14:textId="77777777" w:rsidR="008324A7" w:rsidRPr="00083BC6" w:rsidRDefault="008324A7" w:rsidP="0016575D">
      <w:pPr>
        <w:pStyle w:val="Bibliography"/>
        <w:spacing w:line="360" w:lineRule="auto"/>
        <w:ind w:left="720" w:hanging="720"/>
        <w:jc w:val="both"/>
        <w:rPr>
          <w:rFonts w:cs="Arial"/>
        </w:rPr>
      </w:pPr>
      <w:r w:rsidRPr="00083BC6">
        <w:rPr>
          <w:rFonts w:cs="Arial"/>
        </w:rPr>
        <w:t xml:space="preserve">Yadav, M.L. and Roychoudhury, B. (2018) ‘Handling missing values: A study of popular imputation packages in R’, </w:t>
      </w:r>
      <w:r w:rsidRPr="00083BC6">
        <w:rPr>
          <w:rFonts w:cs="Arial"/>
          <w:i/>
          <w:iCs/>
        </w:rPr>
        <w:t>Knowledge-Based Systems</w:t>
      </w:r>
      <w:r w:rsidRPr="00083BC6">
        <w:rPr>
          <w:rFonts w:cs="Arial"/>
        </w:rPr>
        <w:t>, 160, pp. 104–118. Available at: https://doi.org/10.1016/j.knosys.2018.06.012.</w:t>
      </w:r>
    </w:p>
    <w:p w14:paraId="6AE1F298" w14:textId="414B9932" w:rsidR="008D22E2" w:rsidRPr="00083BC6" w:rsidRDefault="00FB0A10" w:rsidP="0016575D">
      <w:pPr>
        <w:spacing w:after="0" w:line="360" w:lineRule="auto"/>
        <w:ind w:left="720" w:hanging="720"/>
        <w:jc w:val="both"/>
        <w:rPr>
          <w:rFonts w:cs="Arial"/>
        </w:rPr>
      </w:pPr>
      <w:r w:rsidRPr="00083BC6">
        <w:rPr>
          <w:rFonts w:cs="Arial"/>
          <w:szCs w:val="24"/>
        </w:rPr>
        <w:fldChar w:fldCharType="end"/>
      </w:r>
    </w:p>
    <w:p w14:paraId="72CCC98E" w14:textId="77777777" w:rsidR="008D22E2" w:rsidRPr="008D22E2" w:rsidRDefault="008D22E2" w:rsidP="008D22E2">
      <w:pPr>
        <w:spacing w:after="0" w:line="360" w:lineRule="auto"/>
        <w:jc w:val="both"/>
        <w:rPr>
          <w:rFonts w:cs="Arial"/>
        </w:rPr>
      </w:pPr>
    </w:p>
    <w:sectPr w:rsidR="008D22E2" w:rsidRPr="008D22E2" w:rsidSect="00AA5628">
      <w:footerReference w:type="default" r:id="rId58"/>
      <w:pgSz w:w="11906" w:h="16838"/>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90AF26" w14:textId="77777777" w:rsidR="00D33E5D" w:rsidRPr="00083BC6" w:rsidRDefault="00D33E5D" w:rsidP="00B35201">
      <w:pPr>
        <w:spacing w:after="0" w:line="240" w:lineRule="auto"/>
      </w:pPr>
      <w:r w:rsidRPr="00083BC6">
        <w:separator/>
      </w:r>
    </w:p>
  </w:endnote>
  <w:endnote w:type="continuationSeparator" w:id="0">
    <w:p w14:paraId="31F16A5F" w14:textId="77777777" w:rsidR="00D33E5D" w:rsidRPr="00083BC6" w:rsidRDefault="00D33E5D" w:rsidP="00B35201">
      <w:pPr>
        <w:spacing w:after="0" w:line="240" w:lineRule="auto"/>
      </w:pPr>
      <w:r w:rsidRPr="00083BC6">
        <w:continuationSeparator/>
      </w:r>
    </w:p>
  </w:endnote>
  <w:endnote w:type="continuationNotice" w:id="1">
    <w:p w14:paraId="00DB482F" w14:textId="77777777" w:rsidR="00D33E5D" w:rsidRPr="00083BC6" w:rsidRDefault="00D33E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4735791"/>
      <w:docPartObj>
        <w:docPartGallery w:val="Page Numbers (Bottom of Page)"/>
        <w:docPartUnique/>
      </w:docPartObj>
    </w:sdtPr>
    <w:sdtContent>
      <w:p w14:paraId="7AFB308D" w14:textId="72BE8125" w:rsidR="00A308A4" w:rsidRPr="00083BC6" w:rsidRDefault="00A308A4">
        <w:pPr>
          <w:pStyle w:val="Footer"/>
          <w:jc w:val="right"/>
        </w:pPr>
        <w:r w:rsidRPr="00083BC6">
          <w:t xml:space="preserve">Page | </w:t>
        </w:r>
        <w:r w:rsidRPr="00083BC6">
          <w:fldChar w:fldCharType="begin"/>
        </w:r>
        <w:r w:rsidRPr="00083BC6">
          <w:instrText xml:space="preserve"> PAGE   \* MERGEFORMAT </w:instrText>
        </w:r>
        <w:r w:rsidRPr="00083BC6">
          <w:fldChar w:fldCharType="separate"/>
        </w:r>
        <w:r w:rsidRPr="00083BC6">
          <w:t>2</w:t>
        </w:r>
        <w:r w:rsidRPr="00083BC6">
          <w:fldChar w:fldCharType="end"/>
        </w:r>
        <w:r w:rsidRPr="00083BC6">
          <w:t xml:space="preserve"> </w:t>
        </w:r>
      </w:p>
    </w:sdtContent>
  </w:sdt>
  <w:p w14:paraId="1802E54A" w14:textId="77777777" w:rsidR="00A308A4" w:rsidRPr="00083BC6" w:rsidRDefault="00A308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CB7FC3" w14:textId="77777777" w:rsidR="00D33E5D" w:rsidRPr="00083BC6" w:rsidRDefault="00D33E5D" w:rsidP="00B35201">
      <w:pPr>
        <w:spacing w:after="0" w:line="240" w:lineRule="auto"/>
      </w:pPr>
      <w:r w:rsidRPr="00083BC6">
        <w:separator/>
      </w:r>
    </w:p>
  </w:footnote>
  <w:footnote w:type="continuationSeparator" w:id="0">
    <w:p w14:paraId="4B65E8BA" w14:textId="77777777" w:rsidR="00D33E5D" w:rsidRPr="00083BC6" w:rsidRDefault="00D33E5D" w:rsidP="00B35201">
      <w:pPr>
        <w:spacing w:after="0" w:line="240" w:lineRule="auto"/>
      </w:pPr>
      <w:r w:rsidRPr="00083BC6">
        <w:continuationSeparator/>
      </w:r>
    </w:p>
  </w:footnote>
  <w:footnote w:type="continuationNotice" w:id="1">
    <w:p w14:paraId="0DAE538B" w14:textId="77777777" w:rsidR="00D33E5D" w:rsidRPr="00083BC6" w:rsidRDefault="00D33E5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957C3"/>
    <w:multiLevelType w:val="hybridMultilevel"/>
    <w:tmpl w:val="36EEC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FD3D3A"/>
    <w:multiLevelType w:val="multilevel"/>
    <w:tmpl w:val="56BA8518"/>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6A60E84"/>
    <w:multiLevelType w:val="hybridMultilevel"/>
    <w:tmpl w:val="47089534"/>
    <w:lvl w:ilvl="0" w:tplc="9DD6A71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A07679"/>
    <w:multiLevelType w:val="hybridMultilevel"/>
    <w:tmpl w:val="36ACD9C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290C5A18"/>
    <w:multiLevelType w:val="hybridMultilevel"/>
    <w:tmpl w:val="94E82FF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1739E3"/>
    <w:multiLevelType w:val="hybridMultilevel"/>
    <w:tmpl w:val="DA545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3466CE"/>
    <w:multiLevelType w:val="hybridMultilevel"/>
    <w:tmpl w:val="A816CC72"/>
    <w:lvl w:ilvl="0" w:tplc="2D4E728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0C0E90"/>
    <w:multiLevelType w:val="hybridMultilevel"/>
    <w:tmpl w:val="D378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33426A"/>
    <w:multiLevelType w:val="hybridMultilevel"/>
    <w:tmpl w:val="FBD01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D7019D"/>
    <w:multiLevelType w:val="hybridMultilevel"/>
    <w:tmpl w:val="3C34E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BE17ED"/>
    <w:multiLevelType w:val="hybridMultilevel"/>
    <w:tmpl w:val="2E20EEE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15:restartNumberingAfterBreak="0">
    <w:nsid w:val="505A5F49"/>
    <w:multiLevelType w:val="hybridMultilevel"/>
    <w:tmpl w:val="96363938"/>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1A8532D"/>
    <w:multiLevelType w:val="hybridMultilevel"/>
    <w:tmpl w:val="3AB82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5516B2"/>
    <w:multiLevelType w:val="hybridMultilevel"/>
    <w:tmpl w:val="3EC0D44E"/>
    <w:lvl w:ilvl="0" w:tplc="3B50B5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AFB16C5"/>
    <w:multiLevelType w:val="hybridMultilevel"/>
    <w:tmpl w:val="594E5ACC"/>
    <w:lvl w:ilvl="0" w:tplc="08090009">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5CFA3FD3"/>
    <w:multiLevelType w:val="multilevel"/>
    <w:tmpl w:val="2362ED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5E8852ED"/>
    <w:multiLevelType w:val="hybridMultilevel"/>
    <w:tmpl w:val="143213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6C8B7163"/>
    <w:multiLevelType w:val="hybridMultilevel"/>
    <w:tmpl w:val="2B248772"/>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DD26D2A"/>
    <w:multiLevelType w:val="multilevel"/>
    <w:tmpl w:val="05CE29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06D5FB3"/>
    <w:multiLevelType w:val="hybridMultilevel"/>
    <w:tmpl w:val="29EA45B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39B5BD3"/>
    <w:multiLevelType w:val="multilevel"/>
    <w:tmpl w:val="D82ED7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754771DB"/>
    <w:multiLevelType w:val="multilevel"/>
    <w:tmpl w:val="569E57E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22" w15:restartNumberingAfterBreak="0">
    <w:nsid w:val="7CAD3B87"/>
    <w:multiLevelType w:val="multilevel"/>
    <w:tmpl w:val="BAA4D2A2"/>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480" w:hanging="2160"/>
      </w:pPr>
      <w:rPr>
        <w:rFonts w:hint="default"/>
      </w:rPr>
    </w:lvl>
    <w:lvl w:ilvl="6">
      <w:start w:val="1"/>
      <w:numFmt w:val="decimal"/>
      <w:lvlText w:val="%1.%2.%3.%4.%5.%6.%7."/>
      <w:lvlJc w:val="left"/>
      <w:pPr>
        <w:ind w:left="7560" w:hanging="2520"/>
      </w:pPr>
      <w:rPr>
        <w:rFonts w:hint="default"/>
      </w:rPr>
    </w:lvl>
    <w:lvl w:ilvl="7">
      <w:start w:val="1"/>
      <w:numFmt w:val="decimal"/>
      <w:lvlText w:val="%1.%2.%3.%4.%5.%6.%7.%8."/>
      <w:lvlJc w:val="left"/>
      <w:pPr>
        <w:ind w:left="8640" w:hanging="2880"/>
      </w:pPr>
      <w:rPr>
        <w:rFonts w:hint="default"/>
      </w:rPr>
    </w:lvl>
    <w:lvl w:ilvl="8">
      <w:start w:val="1"/>
      <w:numFmt w:val="decimal"/>
      <w:lvlText w:val="%1.%2.%3.%4.%5.%6.%7.%8.%9."/>
      <w:lvlJc w:val="left"/>
      <w:pPr>
        <w:ind w:left="9720" w:hanging="3240"/>
      </w:pPr>
      <w:rPr>
        <w:rFonts w:hint="default"/>
      </w:rPr>
    </w:lvl>
  </w:abstractNum>
  <w:num w:numId="1" w16cid:durableId="1394885876">
    <w:abstractNumId w:val="6"/>
  </w:num>
  <w:num w:numId="2" w16cid:durableId="1333529706">
    <w:abstractNumId w:val="15"/>
  </w:num>
  <w:num w:numId="3" w16cid:durableId="423665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82948424">
    <w:abstractNumId w:val="2"/>
  </w:num>
  <w:num w:numId="5" w16cid:durableId="1158613626">
    <w:abstractNumId w:val="13"/>
  </w:num>
  <w:num w:numId="6" w16cid:durableId="803162253">
    <w:abstractNumId w:val="21"/>
  </w:num>
  <w:num w:numId="7" w16cid:durableId="206181266">
    <w:abstractNumId w:val="22"/>
  </w:num>
  <w:num w:numId="8" w16cid:durableId="1288394809">
    <w:abstractNumId w:val="18"/>
  </w:num>
  <w:num w:numId="9" w16cid:durableId="1946886964">
    <w:abstractNumId w:val="10"/>
  </w:num>
  <w:num w:numId="10" w16cid:durableId="855776976">
    <w:abstractNumId w:val="8"/>
  </w:num>
  <w:num w:numId="11" w16cid:durableId="1049500958">
    <w:abstractNumId w:val="11"/>
  </w:num>
  <w:num w:numId="12" w16cid:durableId="1130976894">
    <w:abstractNumId w:val="16"/>
  </w:num>
  <w:num w:numId="13" w16cid:durableId="1221089568">
    <w:abstractNumId w:val="19"/>
  </w:num>
  <w:num w:numId="14" w16cid:durableId="1610310604">
    <w:abstractNumId w:val="14"/>
  </w:num>
  <w:num w:numId="15" w16cid:durableId="100540530">
    <w:abstractNumId w:val="17"/>
  </w:num>
  <w:num w:numId="16" w16cid:durableId="180896690">
    <w:abstractNumId w:val="4"/>
  </w:num>
  <w:num w:numId="17" w16cid:durableId="1203321424">
    <w:abstractNumId w:val="1"/>
  </w:num>
  <w:num w:numId="18" w16cid:durableId="1211579287">
    <w:abstractNumId w:val="20"/>
  </w:num>
  <w:num w:numId="19" w16cid:durableId="23021778">
    <w:abstractNumId w:val="12"/>
  </w:num>
  <w:num w:numId="20" w16cid:durableId="795295081">
    <w:abstractNumId w:val="5"/>
  </w:num>
  <w:num w:numId="21" w16cid:durableId="414322189">
    <w:abstractNumId w:val="9"/>
  </w:num>
  <w:num w:numId="22" w16cid:durableId="1410231134">
    <w:abstractNumId w:val="7"/>
  </w:num>
  <w:num w:numId="23" w16cid:durableId="531958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2E2"/>
    <w:rsid w:val="0001012D"/>
    <w:rsid w:val="00010F52"/>
    <w:rsid w:val="000126D2"/>
    <w:rsid w:val="00012D1B"/>
    <w:rsid w:val="00016DA9"/>
    <w:rsid w:val="000171AA"/>
    <w:rsid w:val="00020488"/>
    <w:rsid w:val="0002100F"/>
    <w:rsid w:val="00022E20"/>
    <w:rsid w:val="00023C91"/>
    <w:rsid w:val="00024549"/>
    <w:rsid w:val="00024969"/>
    <w:rsid w:val="00025C98"/>
    <w:rsid w:val="00030A8A"/>
    <w:rsid w:val="00030D75"/>
    <w:rsid w:val="000314EC"/>
    <w:rsid w:val="00037150"/>
    <w:rsid w:val="00042B25"/>
    <w:rsid w:val="00050644"/>
    <w:rsid w:val="00051BCA"/>
    <w:rsid w:val="000538D3"/>
    <w:rsid w:val="00053A6B"/>
    <w:rsid w:val="00053FB9"/>
    <w:rsid w:val="0005572E"/>
    <w:rsid w:val="00055A83"/>
    <w:rsid w:val="000577AC"/>
    <w:rsid w:val="00062B59"/>
    <w:rsid w:val="00062F37"/>
    <w:rsid w:val="00063F0A"/>
    <w:rsid w:val="000660D0"/>
    <w:rsid w:val="00073EC4"/>
    <w:rsid w:val="000757C3"/>
    <w:rsid w:val="00081897"/>
    <w:rsid w:val="00082241"/>
    <w:rsid w:val="00082FDB"/>
    <w:rsid w:val="00083BC6"/>
    <w:rsid w:val="00084026"/>
    <w:rsid w:val="00084A25"/>
    <w:rsid w:val="000870DE"/>
    <w:rsid w:val="00087ADA"/>
    <w:rsid w:val="00093442"/>
    <w:rsid w:val="00093C53"/>
    <w:rsid w:val="000944BF"/>
    <w:rsid w:val="0009703E"/>
    <w:rsid w:val="0009745C"/>
    <w:rsid w:val="00097B61"/>
    <w:rsid w:val="00097BE7"/>
    <w:rsid w:val="000A1D1E"/>
    <w:rsid w:val="000A2F34"/>
    <w:rsid w:val="000A396E"/>
    <w:rsid w:val="000A3B95"/>
    <w:rsid w:val="000A4E6A"/>
    <w:rsid w:val="000A765E"/>
    <w:rsid w:val="000B33C6"/>
    <w:rsid w:val="000B3BC4"/>
    <w:rsid w:val="000B3CE3"/>
    <w:rsid w:val="000C00B6"/>
    <w:rsid w:val="000C03C0"/>
    <w:rsid w:val="000C18E7"/>
    <w:rsid w:val="000C211E"/>
    <w:rsid w:val="000C28D2"/>
    <w:rsid w:val="000C2A6E"/>
    <w:rsid w:val="000C6B7D"/>
    <w:rsid w:val="000C6BD4"/>
    <w:rsid w:val="000C6C58"/>
    <w:rsid w:val="000D03AC"/>
    <w:rsid w:val="000D0DFB"/>
    <w:rsid w:val="000D191C"/>
    <w:rsid w:val="000D4253"/>
    <w:rsid w:val="000E385A"/>
    <w:rsid w:val="000E394D"/>
    <w:rsid w:val="000E467F"/>
    <w:rsid w:val="000E4AFC"/>
    <w:rsid w:val="000E5578"/>
    <w:rsid w:val="000E58B4"/>
    <w:rsid w:val="000E5AA1"/>
    <w:rsid w:val="000F06DF"/>
    <w:rsid w:val="000F183B"/>
    <w:rsid w:val="000F3EEE"/>
    <w:rsid w:val="000F4339"/>
    <w:rsid w:val="000F436F"/>
    <w:rsid w:val="000F457E"/>
    <w:rsid w:val="00101EE9"/>
    <w:rsid w:val="001038F2"/>
    <w:rsid w:val="00103AA4"/>
    <w:rsid w:val="00104E1E"/>
    <w:rsid w:val="001151A1"/>
    <w:rsid w:val="00116A92"/>
    <w:rsid w:val="001204F0"/>
    <w:rsid w:val="00121C2C"/>
    <w:rsid w:val="001225E7"/>
    <w:rsid w:val="00122B1A"/>
    <w:rsid w:val="00122E99"/>
    <w:rsid w:val="0012491E"/>
    <w:rsid w:val="00126CD2"/>
    <w:rsid w:val="00133E61"/>
    <w:rsid w:val="00133ED7"/>
    <w:rsid w:val="001347C6"/>
    <w:rsid w:val="00137EE9"/>
    <w:rsid w:val="0014008D"/>
    <w:rsid w:val="00140775"/>
    <w:rsid w:val="0014119C"/>
    <w:rsid w:val="00141A4A"/>
    <w:rsid w:val="00142529"/>
    <w:rsid w:val="001440C2"/>
    <w:rsid w:val="00145418"/>
    <w:rsid w:val="00145683"/>
    <w:rsid w:val="00151294"/>
    <w:rsid w:val="00151AF9"/>
    <w:rsid w:val="00153D2B"/>
    <w:rsid w:val="0015424A"/>
    <w:rsid w:val="001554AE"/>
    <w:rsid w:val="0015711E"/>
    <w:rsid w:val="00162C3A"/>
    <w:rsid w:val="00163719"/>
    <w:rsid w:val="00164110"/>
    <w:rsid w:val="00164439"/>
    <w:rsid w:val="0016575D"/>
    <w:rsid w:val="001664B9"/>
    <w:rsid w:val="00166C18"/>
    <w:rsid w:val="00171292"/>
    <w:rsid w:val="00173F2C"/>
    <w:rsid w:val="0017446B"/>
    <w:rsid w:val="001773B5"/>
    <w:rsid w:val="00181380"/>
    <w:rsid w:val="00183EB6"/>
    <w:rsid w:val="001840B0"/>
    <w:rsid w:val="00186EE3"/>
    <w:rsid w:val="00187187"/>
    <w:rsid w:val="0018767D"/>
    <w:rsid w:val="00187B6E"/>
    <w:rsid w:val="00190798"/>
    <w:rsid w:val="001938CF"/>
    <w:rsid w:val="00195874"/>
    <w:rsid w:val="00195FF4"/>
    <w:rsid w:val="001962A2"/>
    <w:rsid w:val="001A3132"/>
    <w:rsid w:val="001A3BEA"/>
    <w:rsid w:val="001A5567"/>
    <w:rsid w:val="001A57E2"/>
    <w:rsid w:val="001A59D0"/>
    <w:rsid w:val="001A5C4D"/>
    <w:rsid w:val="001B027B"/>
    <w:rsid w:val="001B4D32"/>
    <w:rsid w:val="001C5D1E"/>
    <w:rsid w:val="001C658E"/>
    <w:rsid w:val="001C6F5E"/>
    <w:rsid w:val="001D0690"/>
    <w:rsid w:val="001D1EB2"/>
    <w:rsid w:val="001D3CF3"/>
    <w:rsid w:val="001E34FD"/>
    <w:rsid w:val="001E4F8E"/>
    <w:rsid w:val="001E5B42"/>
    <w:rsid w:val="001E5C1D"/>
    <w:rsid w:val="001E6E7D"/>
    <w:rsid w:val="001E7799"/>
    <w:rsid w:val="001E7A31"/>
    <w:rsid w:val="001F1C6F"/>
    <w:rsid w:val="001F26BC"/>
    <w:rsid w:val="001F3606"/>
    <w:rsid w:val="00202969"/>
    <w:rsid w:val="0020480A"/>
    <w:rsid w:val="0020536A"/>
    <w:rsid w:val="00205D1A"/>
    <w:rsid w:val="002071D1"/>
    <w:rsid w:val="00207571"/>
    <w:rsid w:val="002104DE"/>
    <w:rsid w:val="0021111E"/>
    <w:rsid w:val="0021235B"/>
    <w:rsid w:val="00216E46"/>
    <w:rsid w:val="00220D3B"/>
    <w:rsid w:val="002219C5"/>
    <w:rsid w:val="002219F4"/>
    <w:rsid w:val="00221B5C"/>
    <w:rsid w:val="00221FE7"/>
    <w:rsid w:val="00223E3D"/>
    <w:rsid w:val="00224B69"/>
    <w:rsid w:val="00225282"/>
    <w:rsid w:val="002263CB"/>
    <w:rsid w:val="00227C23"/>
    <w:rsid w:val="00227F2A"/>
    <w:rsid w:val="00236561"/>
    <w:rsid w:val="00242209"/>
    <w:rsid w:val="00243042"/>
    <w:rsid w:val="00243483"/>
    <w:rsid w:val="002439F5"/>
    <w:rsid w:val="00244B85"/>
    <w:rsid w:val="00244C78"/>
    <w:rsid w:val="00245C5B"/>
    <w:rsid w:val="00246A6F"/>
    <w:rsid w:val="00246E1F"/>
    <w:rsid w:val="00251A2A"/>
    <w:rsid w:val="00253F19"/>
    <w:rsid w:val="00257A68"/>
    <w:rsid w:val="00260B2A"/>
    <w:rsid w:val="00263518"/>
    <w:rsid w:val="00265CD4"/>
    <w:rsid w:val="00266377"/>
    <w:rsid w:val="00271254"/>
    <w:rsid w:val="00272A0D"/>
    <w:rsid w:val="00281081"/>
    <w:rsid w:val="002816D0"/>
    <w:rsid w:val="00282B23"/>
    <w:rsid w:val="00286A32"/>
    <w:rsid w:val="00292493"/>
    <w:rsid w:val="00294B62"/>
    <w:rsid w:val="002A0C63"/>
    <w:rsid w:val="002A141A"/>
    <w:rsid w:val="002A5157"/>
    <w:rsid w:val="002A6190"/>
    <w:rsid w:val="002A7183"/>
    <w:rsid w:val="002B01C4"/>
    <w:rsid w:val="002B235B"/>
    <w:rsid w:val="002B2509"/>
    <w:rsid w:val="002B37AD"/>
    <w:rsid w:val="002B4166"/>
    <w:rsid w:val="002B5D4B"/>
    <w:rsid w:val="002C0666"/>
    <w:rsid w:val="002C1035"/>
    <w:rsid w:val="002C6768"/>
    <w:rsid w:val="002D1474"/>
    <w:rsid w:val="002D233D"/>
    <w:rsid w:val="002E19DA"/>
    <w:rsid w:val="002E2460"/>
    <w:rsid w:val="002E5A8E"/>
    <w:rsid w:val="002E774F"/>
    <w:rsid w:val="002F1186"/>
    <w:rsid w:val="002F2214"/>
    <w:rsid w:val="002F3BBE"/>
    <w:rsid w:val="002F5636"/>
    <w:rsid w:val="002F5AED"/>
    <w:rsid w:val="002F6E89"/>
    <w:rsid w:val="00301DF5"/>
    <w:rsid w:val="00302FDA"/>
    <w:rsid w:val="00305845"/>
    <w:rsid w:val="00305FD0"/>
    <w:rsid w:val="003101F6"/>
    <w:rsid w:val="00311530"/>
    <w:rsid w:val="00312117"/>
    <w:rsid w:val="00312394"/>
    <w:rsid w:val="0031617F"/>
    <w:rsid w:val="0032001B"/>
    <w:rsid w:val="0032520B"/>
    <w:rsid w:val="00327769"/>
    <w:rsid w:val="00330592"/>
    <w:rsid w:val="0033149D"/>
    <w:rsid w:val="0033371E"/>
    <w:rsid w:val="00333BC6"/>
    <w:rsid w:val="003367F4"/>
    <w:rsid w:val="00337446"/>
    <w:rsid w:val="003466B2"/>
    <w:rsid w:val="00347AF3"/>
    <w:rsid w:val="00347CAC"/>
    <w:rsid w:val="00347CC2"/>
    <w:rsid w:val="00350719"/>
    <w:rsid w:val="00357957"/>
    <w:rsid w:val="00360718"/>
    <w:rsid w:val="003626D5"/>
    <w:rsid w:val="00363E5D"/>
    <w:rsid w:val="00364710"/>
    <w:rsid w:val="003667DF"/>
    <w:rsid w:val="00373343"/>
    <w:rsid w:val="0037767F"/>
    <w:rsid w:val="00380087"/>
    <w:rsid w:val="0038026E"/>
    <w:rsid w:val="00380AFF"/>
    <w:rsid w:val="00384046"/>
    <w:rsid w:val="00387ED3"/>
    <w:rsid w:val="00390648"/>
    <w:rsid w:val="003909AD"/>
    <w:rsid w:val="003917F2"/>
    <w:rsid w:val="003923A8"/>
    <w:rsid w:val="00392ADE"/>
    <w:rsid w:val="003939C9"/>
    <w:rsid w:val="003961CB"/>
    <w:rsid w:val="003965DA"/>
    <w:rsid w:val="003A08BA"/>
    <w:rsid w:val="003A0EF0"/>
    <w:rsid w:val="003A545D"/>
    <w:rsid w:val="003A5B41"/>
    <w:rsid w:val="003A5CC5"/>
    <w:rsid w:val="003B0189"/>
    <w:rsid w:val="003B0762"/>
    <w:rsid w:val="003B6B13"/>
    <w:rsid w:val="003C0434"/>
    <w:rsid w:val="003C07AC"/>
    <w:rsid w:val="003C1966"/>
    <w:rsid w:val="003C2A34"/>
    <w:rsid w:val="003C336D"/>
    <w:rsid w:val="003C3AE6"/>
    <w:rsid w:val="003C63A2"/>
    <w:rsid w:val="003D0538"/>
    <w:rsid w:val="003D4B8C"/>
    <w:rsid w:val="003D7332"/>
    <w:rsid w:val="003E0D00"/>
    <w:rsid w:val="003E0DED"/>
    <w:rsid w:val="003E1687"/>
    <w:rsid w:val="003E590F"/>
    <w:rsid w:val="003E5F47"/>
    <w:rsid w:val="003E6572"/>
    <w:rsid w:val="003E6E83"/>
    <w:rsid w:val="003F08EF"/>
    <w:rsid w:val="003F1B0E"/>
    <w:rsid w:val="003F2D57"/>
    <w:rsid w:val="003F7D80"/>
    <w:rsid w:val="00401464"/>
    <w:rsid w:val="00401E64"/>
    <w:rsid w:val="00402EAB"/>
    <w:rsid w:val="00404B9E"/>
    <w:rsid w:val="00406260"/>
    <w:rsid w:val="0041066C"/>
    <w:rsid w:val="00413351"/>
    <w:rsid w:val="00413558"/>
    <w:rsid w:val="004136D4"/>
    <w:rsid w:val="00415A6B"/>
    <w:rsid w:val="00416302"/>
    <w:rsid w:val="004168A1"/>
    <w:rsid w:val="00416996"/>
    <w:rsid w:val="00420C92"/>
    <w:rsid w:val="00426B54"/>
    <w:rsid w:val="004271C4"/>
    <w:rsid w:val="00427CEB"/>
    <w:rsid w:val="004308F1"/>
    <w:rsid w:val="0043429D"/>
    <w:rsid w:val="00434BC2"/>
    <w:rsid w:val="00435AA1"/>
    <w:rsid w:val="004401B0"/>
    <w:rsid w:val="00440592"/>
    <w:rsid w:val="00441FD6"/>
    <w:rsid w:val="00443669"/>
    <w:rsid w:val="00452317"/>
    <w:rsid w:val="00452CCF"/>
    <w:rsid w:val="00455699"/>
    <w:rsid w:val="004568B0"/>
    <w:rsid w:val="004603C8"/>
    <w:rsid w:val="00467790"/>
    <w:rsid w:val="00467B6D"/>
    <w:rsid w:val="00471083"/>
    <w:rsid w:val="00471A4B"/>
    <w:rsid w:val="00474118"/>
    <w:rsid w:val="00474B08"/>
    <w:rsid w:val="00481C25"/>
    <w:rsid w:val="00485FDB"/>
    <w:rsid w:val="00495B62"/>
    <w:rsid w:val="004961E2"/>
    <w:rsid w:val="004A5490"/>
    <w:rsid w:val="004A5C05"/>
    <w:rsid w:val="004B0C50"/>
    <w:rsid w:val="004B10B5"/>
    <w:rsid w:val="004B11D1"/>
    <w:rsid w:val="004B1464"/>
    <w:rsid w:val="004B261C"/>
    <w:rsid w:val="004B2D90"/>
    <w:rsid w:val="004B3CC3"/>
    <w:rsid w:val="004B3DAC"/>
    <w:rsid w:val="004B4960"/>
    <w:rsid w:val="004B4BEA"/>
    <w:rsid w:val="004B5F51"/>
    <w:rsid w:val="004B6080"/>
    <w:rsid w:val="004B7A72"/>
    <w:rsid w:val="004C177A"/>
    <w:rsid w:val="004D0DA0"/>
    <w:rsid w:val="004D3391"/>
    <w:rsid w:val="004D391E"/>
    <w:rsid w:val="004D3FB9"/>
    <w:rsid w:val="004D4141"/>
    <w:rsid w:val="004D4466"/>
    <w:rsid w:val="004D46C4"/>
    <w:rsid w:val="004D47F5"/>
    <w:rsid w:val="004D519E"/>
    <w:rsid w:val="004D5423"/>
    <w:rsid w:val="004D5F9A"/>
    <w:rsid w:val="004E1B1E"/>
    <w:rsid w:val="004E2B79"/>
    <w:rsid w:val="004E3367"/>
    <w:rsid w:val="004E3AA3"/>
    <w:rsid w:val="004E3BDB"/>
    <w:rsid w:val="004E4FC4"/>
    <w:rsid w:val="004E56A0"/>
    <w:rsid w:val="004E72F8"/>
    <w:rsid w:val="004E7E0B"/>
    <w:rsid w:val="004F126E"/>
    <w:rsid w:val="004F1CF3"/>
    <w:rsid w:val="004F2F43"/>
    <w:rsid w:val="004F4507"/>
    <w:rsid w:val="004F7039"/>
    <w:rsid w:val="005015E8"/>
    <w:rsid w:val="00503FDD"/>
    <w:rsid w:val="00504606"/>
    <w:rsid w:val="0050510C"/>
    <w:rsid w:val="0050610E"/>
    <w:rsid w:val="00506425"/>
    <w:rsid w:val="005102B5"/>
    <w:rsid w:val="00513241"/>
    <w:rsid w:val="00515385"/>
    <w:rsid w:val="00517E97"/>
    <w:rsid w:val="00517EA5"/>
    <w:rsid w:val="00520289"/>
    <w:rsid w:val="00520A0E"/>
    <w:rsid w:val="00521219"/>
    <w:rsid w:val="0052183C"/>
    <w:rsid w:val="005265F1"/>
    <w:rsid w:val="005269DA"/>
    <w:rsid w:val="00531608"/>
    <w:rsid w:val="0053296A"/>
    <w:rsid w:val="005329FB"/>
    <w:rsid w:val="00533F29"/>
    <w:rsid w:val="0053744A"/>
    <w:rsid w:val="00540FF6"/>
    <w:rsid w:val="00543701"/>
    <w:rsid w:val="0054436B"/>
    <w:rsid w:val="00545858"/>
    <w:rsid w:val="005460F4"/>
    <w:rsid w:val="0055096F"/>
    <w:rsid w:val="00552199"/>
    <w:rsid w:val="005521D3"/>
    <w:rsid w:val="00552358"/>
    <w:rsid w:val="00552681"/>
    <w:rsid w:val="00553F9D"/>
    <w:rsid w:val="005604AA"/>
    <w:rsid w:val="0056390B"/>
    <w:rsid w:val="0056617E"/>
    <w:rsid w:val="00566472"/>
    <w:rsid w:val="005702FF"/>
    <w:rsid w:val="0057244D"/>
    <w:rsid w:val="00572695"/>
    <w:rsid w:val="005740A1"/>
    <w:rsid w:val="00580112"/>
    <w:rsid w:val="00581EA1"/>
    <w:rsid w:val="00582293"/>
    <w:rsid w:val="00582852"/>
    <w:rsid w:val="005835AD"/>
    <w:rsid w:val="005858B8"/>
    <w:rsid w:val="0058612C"/>
    <w:rsid w:val="00586F8E"/>
    <w:rsid w:val="0059161E"/>
    <w:rsid w:val="00593D3A"/>
    <w:rsid w:val="005948F3"/>
    <w:rsid w:val="005958E3"/>
    <w:rsid w:val="0059668D"/>
    <w:rsid w:val="005A4FB8"/>
    <w:rsid w:val="005A5CB2"/>
    <w:rsid w:val="005A637F"/>
    <w:rsid w:val="005A738D"/>
    <w:rsid w:val="005B09F0"/>
    <w:rsid w:val="005B1B25"/>
    <w:rsid w:val="005B1F2D"/>
    <w:rsid w:val="005B3F5E"/>
    <w:rsid w:val="005B434E"/>
    <w:rsid w:val="005B5845"/>
    <w:rsid w:val="005B6E1E"/>
    <w:rsid w:val="005B7231"/>
    <w:rsid w:val="005C15BE"/>
    <w:rsid w:val="005C1BFE"/>
    <w:rsid w:val="005C2136"/>
    <w:rsid w:val="005C32C8"/>
    <w:rsid w:val="005C3DDB"/>
    <w:rsid w:val="005C45BF"/>
    <w:rsid w:val="005C6829"/>
    <w:rsid w:val="005C766D"/>
    <w:rsid w:val="005D04E5"/>
    <w:rsid w:val="005D59BC"/>
    <w:rsid w:val="005D774F"/>
    <w:rsid w:val="005E53D4"/>
    <w:rsid w:val="005F02BD"/>
    <w:rsid w:val="005F0316"/>
    <w:rsid w:val="005F1443"/>
    <w:rsid w:val="005F2304"/>
    <w:rsid w:val="005F337A"/>
    <w:rsid w:val="005F4E3D"/>
    <w:rsid w:val="005F68F7"/>
    <w:rsid w:val="005F70BC"/>
    <w:rsid w:val="005F7969"/>
    <w:rsid w:val="006011BC"/>
    <w:rsid w:val="00603AA8"/>
    <w:rsid w:val="006047FC"/>
    <w:rsid w:val="00604D36"/>
    <w:rsid w:val="00607960"/>
    <w:rsid w:val="006118D9"/>
    <w:rsid w:val="0061414E"/>
    <w:rsid w:val="00614D1C"/>
    <w:rsid w:val="00615980"/>
    <w:rsid w:val="00617774"/>
    <w:rsid w:val="00620968"/>
    <w:rsid w:val="00623CF5"/>
    <w:rsid w:val="0062635C"/>
    <w:rsid w:val="0062638E"/>
    <w:rsid w:val="00626999"/>
    <w:rsid w:val="006271D8"/>
    <w:rsid w:val="00630CF6"/>
    <w:rsid w:val="0063375A"/>
    <w:rsid w:val="00635FC6"/>
    <w:rsid w:val="00636C6B"/>
    <w:rsid w:val="00640FBF"/>
    <w:rsid w:val="0064296F"/>
    <w:rsid w:val="0064692C"/>
    <w:rsid w:val="00652BA7"/>
    <w:rsid w:val="006530DF"/>
    <w:rsid w:val="00653A92"/>
    <w:rsid w:val="00656493"/>
    <w:rsid w:val="00661D09"/>
    <w:rsid w:val="006629C6"/>
    <w:rsid w:val="0066670C"/>
    <w:rsid w:val="00670AD0"/>
    <w:rsid w:val="00682472"/>
    <w:rsid w:val="00682F2D"/>
    <w:rsid w:val="006833FF"/>
    <w:rsid w:val="00683E30"/>
    <w:rsid w:val="00686217"/>
    <w:rsid w:val="006917F7"/>
    <w:rsid w:val="00692201"/>
    <w:rsid w:val="00692B5C"/>
    <w:rsid w:val="00694721"/>
    <w:rsid w:val="006A0B33"/>
    <w:rsid w:val="006A15BF"/>
    <w:rsid w:val="006A2F35"/>
    <w:rsid w:val="006A511E"/>
    <w:rsid w:val="006B0009"/>
    <w:rsid w:val="006B20CA"/>
    <w:rsid w:val="006B2246"/>
    <w:rsid w:val="006B29F4"/>
    <w:rsid w:val="006B35CB"/>
    <w:rsid w:val="006B45AA"/>
    <w:rsid w:val="006B4F72"/>
    <w:rsid w:val="006B7C05"/>
    <w:rsid w:val="006C02F3"/>
    <w:rsid w:val="006C4BC9"/>
    <w:rsid w:val="006C6941"/>
    <w:rsid w:val="006C697F"/>
    <w:rsid w:val="006C6C10"/>
    <w:rsid w:val="006C6E85"/>
    <w:rsid w:val="006D221E"/>
    <w:rsid w:val="006D563A"/>
    <w:rsid w:val="006D5995"/>
    <w:rsid w:val="006D5E67"/>
    <w:rsid w:val="006D6A80"/>
    <w:rsid w:val="006E044B"/>
    <w:rsid w:val="006E2405"/>
    <w:rsid w:val="006E321D"/>
    <w:rsid w:val="006E5B06"/>
    <w:rsid w:val="006E5DD2"/>
    <w:rsid w:val="006E624B"/>
    <w:rsid w:val="006E71D8"/>
    <w:rsid w:val="006F217D"/>
    <w:rsid w:val="006F35C2"/>
    <w:rsid w:val="006F49AA"/>
    <w:rsid w:val="00700761"/>
    <w:rsid w:val="00701F62"/>
    <w:rsid w:val="00702A8F"/>
    <w:rsid w:val="00705440"/>
    <w:rsid w:val="007058D2"/>
    <w:rsid w:val="00706A4A"/>
    <w:rsid w:val="007126CC"/>
    <w:rsid w:val="00713A7E"/>
    <w:rsid w:val="00717DC8"/>
    <w:rsid w:val="007210AC"/>
    <w:rsid w:val="00723196"/>
    <w:rsid w:val="00724E0C"/>
    <w:rsid w:val="007266F7"/>
    <w:rsid w:val="00727E55"/>
    <w:rsid w:val="00730CC9"/>
    <w:rsid w:val="007329FC"/>
    <w:rsid w:val="00732A58"/>
    <w:rsid w:val="00733DAC"/>
    <w:rsid w:val="00734C43"/>
    <w:rsid w:val="0073516E"/>
    <w:rsid w:val="00737251"/>
    <w:rsid w:val="0074007E"/>
    <w:rsid w:val="007414ED"/>
    <w:rsid w:val="00753B5E"/>
    <w:rsid w:val="00753C36"/>
    <w:rsid w:val="00754873"/>
    <w:rsid w:val="007571F2"/>
    <w:rsid w:val="0076141C"/>
    <w:rsid w:val="00762231"/>
    <w:rsid w:val="0076380C"/>
    <w:rsid w:val="00767D14"/>
    <w:rsid w:val="00774829"/>
    <w:rsid w:val="00780736"/>
    <w:rsid w:val="00782B85"/>
    <w:rsid w:val="00784996"/>
    <w:rsid w:val="00786D45"/>
    <w:rsid w:val="00793273"/>
    <w:rsid w:val="007934BF"/>
    <w:rsid w:val="00793B08"/>
    <w:rsid w:val="007A095C"/>
    <w:rsid w:val="007A3800"/>
    <w:rsid w:val="007A4390"/>
    <w:rsid w:val="007A44C2"/>
    <w:rsid w:val="007A4A76"/>
    <w:rsid w:val="007A56A7"/>
    <w:rsid w:val="007B07E8"/>
    <w:rsid w:val="007B173A"/>
    <w:rsid w:val="007B27ED"/>
    <w:rsid w:val="007B3010"/>
    <w:rsid w:val="007B5A0D"/>
    <w:rsid w:val="007B6E6E"/>
    <w:rsid w:val="007C106A"/>
    <w:rsid w:val="007C2B21"/>
    <w:rsid w:val="007C4210"/>
    <w:rsid w:val="007C5A6D"/>
    <w:rsid w:val="007D2A2B"/>
    <w:rsid w:val="007D4357"/>
    <w:rsid w:val="007D4E09"/>
    <w:rsid w:val="007D6F2C"/>
    <w:rsid w:val="007D7AEC"/>
    <w:rsid w:val="007E0554"/>
    <w:rsid w:val="007E11A9"/>
    <w:rsid w:val="007E138C"/>
    <w:rsid w:val="007E23ED"/>
    <w:rsid w:val="007E6414"/>
    <w:rsid w:val="007E7241"/>
    <w:rsid w:val="007F31F8"/>
    <w:rsid w:val="007F41D9"/>
    <w:rsid w:val="007F4943"/>
    <w:rsid w:val="007F4950"/>
    <w:rsid w:val="007F5C44"/>
    <w:rsid w:val="007F784C"/>
    <w:rsid w:val="00801050"/>
    <w:rsid w:val="00804E08"/>
    <w:rsid w:val="008055EA"/>
    <w:rsid w:val="00811F3A"/>
    <w:rsid w:val="0081351E"/>
    <w:rsid w:val="00814DEC"/>
    <w:rsid w:val="00814E8A"/>
    <w:rsid w:val="0082023F"/>
    <w:rsid w:val="00820E2F"/>
    <w:rsid w:val="0082230C"/>
    <w:rsid w:val="008231FF"/>
    <w:rsid w:val="00826EC5"/>
    <w:rsid w:val="00827CCA"/>
    <w:rsid w:val="008317CC"/>
    <w:rsid w:val="00832014"/>
    <w:rsid w:val="008324A7"/>
    <w:rsid w:val="00832854"/>
    <w:rsid w:val="00832E8A"/>
    <w:rsid w:val="0083382D"/>
    <w:rsid w:val="00833AE0"/>
    <w:rsid w:val="008375F2"/>
    <w:rsid w:val="008406BA"/>
    <w:rsid w:val="00841494"/>
    <w:rsid w:val="008423F2"/>
    <w:rsid w:val="00842D09"/>
    <w:rsid w:val="00842FB3"/>
    <w:rsid w:val="00843B16"/>
    <w:rsid w:val="0084583D"/>
    <w:rsid w:val="00845BE8"/>
    <w:rsid w:val="00845F44"/>
    <w:rsid w:val="00847C18"/>
    <w:rsid w:val="0085325F"/>
    <w:rsid w:val="008614C8"/>
    <w:rsid w:val="00861DC1"/>
    <w:rsid w:val="00864261"/>
    <w:rsid w:val="00864385"/>
    <w:rsid w:val="00865857"/>
    <w:rsid w:val="008702B5"/>
    <w:rsid w:val="00871241"/>
    <w:rsid w:val="0087143E"/>
    <w:rsid w:val="00872566"/>
    <w:rsid w:val="00873979"/>
    <w:rsid w:val="00873C7E"/>
    <w:rsid w:val="00877FBF"/>
    <w:rsid w:val="00882582"/>
    <w:rsid w:val="00882683"/>
    <w:rsid w:val="00883BC2"/>
    <w:rsid w:val="008854BC"/>
    <w:rsid w:val="008861C8"/>
    <w:rsid w:val="0088669C"/>
    <w:rsid w:val="008915E0"/>
    <w:rsid w:val="008918C8"/>
    <w:rsid w:val="008A34F1"/>
    <w:rsid w:val="008A3AAC"/>
    <w:rsid w:val="008A591A"/>
    <w:rsid w:val="008A6C88"/>
    <w:rsid w:val="008A75F0"/>
    <w:rsid w:val="008A77E0"/>
    <w:rsid w:val="008B0120"/>
    <w:rsid w:val="008B31EC"/>
    <w:rsid w:val="008B45C9"/>
    <w:rsid w:val="008B742F"/>
    <w:rsid w:val="008B7D94"/>
    <w:rsid w:val="008C072E"/>
    <w:rsid w:val="008C1649"/>
    <w:rsid w:val="008C177E"/>
    <w:rsid w:val="008C2924"/>
    <w:rsid w:val="008C295B"/>
    <w:rsid w:val="008C6C98"/>
    <w:rsid w:val="008D22E2"/>
    <w:rsid w:val="008E030D"/>
    <w:rsid w:val="008E4086"/>
    <w:rsid w:val="008E5886"/>
    <w:rsid w:val="008E7C3A"/>
    <w:rsid w:val="008F1CF0"/>
    <w:rsid w:val="008F21F3"/>
    <w:rsid w:val="008F4F54"/>
    <w:rsid w:val="008F650F"/>
    <w:rsid w:val="008F67DE"/>
    <w:rsid w:val="008F71BE"/>
    <w:rsid w:val="00900F8C"/>
    <w:rsid w:val="009019F5"/>
    <w:rsid w:val="00901C16"/>
    <w:rsid w:val="009037E3"/>
    <w:rsid w:val="00904243"/>
    <w:rsid w:val="009058A4"/>
    <w:rsid w:val="009107F8"/>
    <w:rsid w:val="0091100E"/>
    <w:rsid w:val="00913634"/>
    <w:rsid w:val="009172E3"/>
    <w:rsid w:val="00921BB1"/>
    <w:rsid w:val="00922B55"/>
    <w:rsid w:val="00923C6D"/>
    <w:rsid w:val="00924FD0"/>
    <w:rsid w:val="00927AC5"/>
    <w:rsid w:val="009318F1"/>
    <w:rsid w:val="00931D27"/>
    <w:rsid w:val="009330CA"/>
    <w:rsid w:val="009340F9"/>
    <w:rsid w:val="00935E54"/>
    <w:rsid w:val="0093610F"/>
    <w:rsid w:val="00936F94"/>
    <w:rsid w:val="00941DE1"/>
    <w:rsid w:val="009423FC"/>
    <w:rsid w:val="0094366A"/>
    <w:rsid w:val="00946447"/>
    <w:rsid w:val="0094754B"/>
    <w:rsid w:val="0094792D"/>
    <w:rsid w:val="009510C1"/>
    <w:rsid w:val="009539CA"/>
    <w:rsid w:val="009562C8"/>
    <w:rsid w:val="00957A5C"/>
    <w:rsid w:val="00957F45"/>
    <w:rsid w:val="009600E5"/>
    <w:rsid w:val="00961C1B"/>
    <w:rsid w:val="009624E0"/>
    <w:rsid w:val="009629AF"/>
    <w:rsid w:val="00967E8D"/>
    <w:rsid w:val="009718D7"/>
    <w:rsid w:val="00972822"/>
    <w:rsid w:val="00974ABE"/>
    <w:rsid w:val="0098173D"/>
    <w:rsid w:val="00982F13"/>
    <w:rsid w:val="0098561D"/>
    <w:rsid w:val="00986DC9"/>
    <w:rsid w:val="00987519"/>
    <w:rsid w:val="009909EC"/>
    <w:rsid w:val="00992BBB"/>
    <w:rsid w:val="00996D02"/>
    <w:rsid w:val="00997AC4"/>
    <w:rsid w:val="00997F70"/>
    <w:rsid w:val="009A02CA"/>
    <w:rsid w:val="009A5F4C"/>
    <w:rsid w:val="009B0C06"/>
    <w:rsid w:val="009B15C1"/>
    <w:rsid w:val="009B2687"/>
    <w:rsid w:val="009B32F5"/>
    <w:rsid w:val="009B3631"/>
    <w:rsid w:val="009B5DD0"/>
    <w:rsid w:val="009C1B17"/>
    <w:rsid w:val="009C2C98"/>
    <w:rsid w:val="009C42FA"/>
    <w:rsid w:val="009D1AE9"/>
    <w:rsid w:val="009D2ECD"/>
    <w:rsid w:val="009D4EFF"/>
    <w:rsid w:val="009D5828"/>
    <w:rsid w:val="009D5D22"/>
    <w:rsid w:val="009E4996"/>
    <w:rsid w:val="009E6E6B"/>
    <w:rsid w:val="009E71DF"/>
    <w:rsid w:val="009E71E5"/>
    <w:rsid w:val="009F0255"/>
    <w:rsid w:val="009F254C"/>
    <w:rsid w:val="009F47D9"/>
    <w:rsid w:val="00A026AC"/>
    <w:rsid w:val="00A0567A"/>
    <w:rsid w:val="00A069DA"/>
    <w:rsid w:val="00A07DF4"/>
    <w:rsid w:val="00A12941"/>
    <w:rsid w:val="00A13038"/>
    <w:rsid w:val="00A1684B"/>
    <w:rsid w:val="00A2016C"/>
    <w:rsid w:val="00A20958"/>
    <w:rsid w:val="00A227E2"/>
    <w:rsid w:val="00A23D05"/>
    <w:rsid w:val="00A23E5B"/>
    <w:rsid w:val="00A246FC"/>
    <w:rsid w:val="00A2594B"/>
    <w:rsid w:val="00A27554"/>
    <w:rsid w:val="00A308A4"/>
    <w:rsid w:val="00A30F3F"/>
    <w:rsid w:val="00A31BA1"/>
    <w:rsid w:val="00A32FCE"/>
    <w:rsid w:val="00A33D26"/>
    <w:rsid w:val="00A3682E"/>
    <w:rsid w:val="00A37198"/>
    <w:rsid w:val="00A444B1"/>
    <w:rsid w:val="00A52990"/>
    <w:rsid w:val="00A546E9"/>
    <w:rsid w:val="00A55B9C"/>
    <w:rsid w:val="00A56C94"/>
    <w:rsid w:val="00A576BD"/>
    <w:rsid w:val="00A717A2"/>
    <w:rsid w:val="00A735DE"/>
    <w:rsid w:val="00A743E6"/>
    <w:rsid w:val="00A80019"/>
    <w:rsid w:val="00A82E53"/>
    <w:rsid w:val="00A84C37"/>
    <w:rsid w:val="00A85249"/>
    <w:rsid w:val="00A855C2"/>
    <w:rsid w:val="00A85991"/>
    <w:rsid w:val="00A9045F"/>
    <w:rsid w:val="00A90EC2"/>
    <w:rsid w:val="00A94ABD"/>
    <w:rsid w:val="00A94C75"/>
    <w:rsid w:val="00A963EF"/>
    <w:rsid w:val="00A9705C"/>
    <w:rsid w:val="00A97278"/>
    <w:rsid w:val="00AA4E26"/>
    <w:rsid w:val="00AA5628"/>
    <w:rsid w:val="00AB2DC8"/>
    <w:rsid w:val="00AB5613"/>
    <w:rsid w:val="00AB6A6C"/>
    <w:rsid w:val="00AC1190"/>
    <w:rsid w:val="00AC13CE"/>
    <w:rsid w:val="00AC38F8"/>
    <w:rsid w:val="00AD225B"/>
    <w:rsid w:val="00AE4959"/>
    <w:rsid w:val="00AE7F34"/>
    <w:rsid w:val="00AF5DA7"/>
    <w:rsid w:val="00AF66C2"/>
    <w:rsid w:val="00B012BB"/>
    <w:rsid w:val="00B0278B"/>
    <w:rsid w:val="00B07F37"/>
    <w:rsid w:val="00B1004A"/>
    <w:rsid w:val="00B1181B"/>
    <w:rsid w:val="00B1268C"/>
    <w:rsid w:val="00B13E1C"/>
    <w:rsid w:val="00B16A80"/>
    <w:rsid w:val="00B20090"/>
    <w:rsid w:val="00B210CC"/>
    <w:rsid w:val="00B2420F"/>
    <w:rsid w:val="00B249EF"/>
    <w:rsid w:val="00B2545C"/>
    <w:rsid w:val="00B255C0"/>
    <w:rsid w:val="00B26128"/>
    <w:rsid w:val="00B31065"/>
    <w:rsid w:val="00B31EF3"/>
    <w:rsid w:val="00B35201"/>
    <w:rsid w:val="00B40482"/>
    <w:rsid w:val="00B41F5A"/>
    <w:rsid w:val="00B42C56"/>
    <w:rsid w:val="00B4496F"/>
    <w:rsid w:val="00B45124"/>
    <w:rsid w:val="00B46141"/>
    <w:rsid w:val="00B52A6E"/>
    <w:rsid w:val="00B533B7"/>
    <w:rsid w:val="00B53BC3"/>
    <w:rsid w:val="00B553A0"/>
    <w:rsid w:val="00B5590C"/>
    <w:rsid w:val="00B55F73"/>
    <w:rsid w:val="00B60D80"/>
    <w:rsid w:val="00B6108F"/>
    <w:rsid w:val="00B618D7"/>
    <w:rsid w:val="00B627C8"/>
    <w:rsid w:val="00B67474"/>
    <w:rsid w:val="00B72D1E"/>
    <w:rsid w:val="00B7365D"/>
    <w:rsid w:val="00B761DB"/>
    <w:rsid w:val="00B81851"/>
    <w:rsid w:val="00B81D23"/>
    <w:rsid w:val="00B85736"/>
    <w:rsid w:val="00B87CEC"/>
    <w:rsid w:val="00B92FC2"/>
    <w:rsid w:val="00B938C4"/>
    <w:rsid w:val="00B944F3"/>
    <w:rsid w:val="00B96485"/>
    <w:rsid w:val="00B976DE"/>
    <w:rsid w:val="00BA16CF"/>
    <w:rsid w:val="00BA47D3"/>
    <w:rsid w:val="00BA79FC"/>
    <w:rsid w:val="00BB2AC3"/>
    <w:rsid w:val="00BB446B"/>
    <w:rsid w:val="00BB5092"/>
    <w:rsid w:val="00BB552F"/>
    <w:rsid w:val="00BC1D2C"/>
    <w:rsid w:val="00BC3B14"/>
    <w:rsid w:val="00BC61C7"/>
    <w:rsid w:val="00BC7A92"/>
    <w:rsid w:val="00BD0100"/>
    <w:rsid w:val="00BD1688"/>
    <w:rsid w:val="00BD3289"/>
    <w:rsid w:val="00BD3335"/>
    <w:rsid w:val="00BE159A"/>
    <w:rsid w:val="00BE5073"/>
    <w:rsid w:val="00BE6F82"/>
    <w:rsid w:val="00BF087D"/>
    <w:rsid w:val="00BF099D"/>
    <w:rsid w:val="00BF138A"/>
    <w:rsid w:val="00BF2A1E"/>
    <w:rsid w:val="00BF2D12"/>
    <w:rsid w:val="00BF3409"/>
    <w:rsid w:val="00BF3D0D"/>
    <w:rsid w:val="00BF4CA9"/>
    <w:rsid w:val="00BF59E4"/>
    <w:rsid w:val="00C010C5"/>
    <w:rsid w:val="00C0284B"/>
    <w:rsid w:val="00C051B3"/>
    <w:rsid w:val="00C05CE7"/>
    <w:rsid w:val="00C06C98"/>
    <w:rsid w:val="00C07712"/>
    <w:rsid w:val="00C12328"/>
    <w:rsid w:val="00C130E7"/>
    <w:rsid w:val="00C1398F"/>
    <w:rsid w:val="00C206B0"/>
    <w:rsid w:val="00C23728"/>
    <w:rsid w:val="00C2477D"/>
    <w:rsid w:val="00C24D49"/>
    <w:rsid w:val="00C276E2"/>
    <w:rsid w:val="00C27FC7"/>
    <w:rsid w:val="00C3041B"/>
    <w:rsid w:val="00C30EFE"/>
    <w:rsid w:val="00C37E2A"/>
    <w:rsid w:val="00C40332"/>
    <w:rsid w:val="00C403B6"/>
    <w:rsid w:val="00C43053"/>
    <w:rsid w:val="00C44B40"/>
    <w:rsid w:val="00C45210"/>
    <w:rsid w:val="00C45E60"/>
    <w:rsid w:val="00C47A69"/>
    <w:rsid w:val="00C5028F"/>
    <w:rsid w:val="00C54926"/>
    <w:rsid w:val="00C5751E"/>
    <w:rsid w:val="00C65DBE"/>
    <w:rsid w:val="00C67123"/>
    <w:rsid w:val="00C700C9"/>
    <w:rsid w:val="00C7501B"/>
    <w:rsid w:val="00C75495"/>
    <w:rsid w:val="00C77822"/>
    <w:rsid w:val="00C77897"/>
    <w:rsid w:val="00C80205"/>
    <w:rsid w:val="00C814EC"/>
    <w:rsid w:val="00C81C5F"/>
    <w:rsid w:val="00C830EA"/>
    <w:rsid w:val="00C83A86"/>
    <w:rsid w:val="00C84B41"/>
    <w:rsid w:val="00C850FA"/>
    <w:rsid w:val="00C8549A"/>
    <w:rsid w:val="00C8737A"/>
    <w:rsid w:val="00C874CE"/>
    <w:rsid w:val="00C87831"/>
    <w:rsid w:val="00C90465"/>
    <w:rsid w:val="00C92054"/>
    <w:rsid w:val="00C921AD"/>
    <w:rsid w:val="00C9243F"/>
    <w:rsid w:val="00C95B06"/>
    <w:rsid w:val="00C96051"/>
    <w:rsid w:val="00C96E7A"/>
    <w:rsid w:val="00CA018F"/>
    <w:rsid w:val="00CA056C"/>
    <w:rsid w:val="00CA0F01"/>
    <w:rsid w:val="00CA119C"/>
    <w:rsid w:val="00CA2F2A"/>
    <w:rsid w:val="00CA3217"/>
    <w:rsid w:val="00CA36D6"/>
    <w:rsid w:val="00CB007B"/>
    <w:rsid w:val="00CB363D"/>
    <w:rsid w:val="00CB6AB8"/>
    <w:rsid w:val="00CB749E"/>
    <w:rsid w:val="00CC493A"/>
    <w:rsid w:val="00CC53EE"/>
    <w:rsid w:val="00CC6174"/>
    <w:rsid w:val="00CC7729"/>
    <w:rsid w:val="00CD0658"/>
    <w:rsid w:val="00CD276E"/>
    <w:rsid w:val="00CD3E6C"/>
    <w:rsid w:val="00CD5E7F"/>
    <w:rsid w:val="00CD6488"/>
    <w:rsid w:val="00CE09BC"/>
    <w:rsid w:val="00CE0CAE"/>
    <w:rsid w:val="00CE130A"/>
    <w:rsid w:val="00CE31BE"/>
    <w:rsid w:val="00CE7CA7"/>
    <w:rsid w:val="00CF1B2B"/>
    <w:rsid w:val="00CF2852"/>
    <w:rsid w:val="00CF3021"/>
    <w:rsid w:val="00CF6120"/>
    <w:rsid w:val="00CF61FA"/>
    <w:rsid w:val="00CF7CB9"/>
    <w:rsid w:val="00D007CE"/>
    <w:rsid w:val="00D03697"/>
    <w:rsid w:val="00D03992"/>
    <w:rsid w:val="00D03CF6"/>
    <w:rsid w:val="00D04985"/>
    <w:rsid w:val="00D05658"/>
    <w:rsid w:val="00D05B0E"/>
    <w:rsid w:val="00D06A8F"/>
    <w:rsid w:val="00D07DCC"/>
    <w:rsid w:val="00D12FFF"/>
    <w:rsid w:val="00D14344"/>
    <w:rsid w:val="00D175BE"/>
    <w:rsid w:val="00D22F53"/>
    <w:rsid w:val="00D233A3"/>
    <w:rsid w:val="00D233C2"/>
    <w:rsid w:val="00D25CE0"/>
    <w:rsid w:val="00D27203"/>
    <w:rsid w:val="00D27219"/>
    <w:rsid w:val="00D2758B"/>
    <w:rsid w:val="00D33E5D"/>
    <w:rsid w:val="00D34C9F"/>
    <w:rsid w:val="00D355D4"/>
    <w:rsid w:val="00D35FB5"/>
    <w:rsid w:val="00D374C7"/>
    <w:rsid w:val="00D37663"/>
    <w:rsid w:val="00D37FD6"/>
    <w:rsid w:val="00D44680"/>
    <w:rsid w:val="00D45D91"/>
    <w:rsid w:val="00D477B7"/>
    <w:rsid w:val="00D5031C"/>
    <w:rsid w:val="00D508FD"/>
    <w:rsid w:val="00D51B24"/>
    <w:rsid w:val="00D531AD"/>
    <w:rsid w:val="00D5464B"/>
    <w:rsid w:val="00D60E48"/>
    <w:rsid w:val="00D625EF"/>
    <w:rsid w:val="00D63FF9"/>
    <w:rsid w:val="00D641CC"/>
    <w:rsid w:val="00D66CD6"/>
    <w:rsid w:val="00D705E0"/>
    <w:rsid w:val="00D71913"/>
    <w:rsid w:val="00D72586"/>
    <w:rsid w:val="00D749F7"/>
    <w:rsid w:val="00D77A3E"/>
    <w:rsid w:val="00D8012B"/>
    <w:rsid w:val="00D85113"/>
    <w:rsid w:val="00D85583"/>
    <w:rsid w:val="00D86DA1"/>
    <w:rsid w:val="00D871CD"/>
    <w:rsid w:val="00D931C0"/>
    <w:rsid w:val="00D93A02"/>
    <w:rsid w:val="00D93BC5"/>
    <w:rsid w:val="00D94391"/>
    <w:rsid w:val="00D95603"/>
    <w:rsid w:val="00D97C3B"/>
    <w:rsid w:val="00DA0A0A"/>
    <w:rsid w:val="00DA0F2A"/>
    <w:rsid w:val="00DA3AC7"/>
    <w:rsid w:val="00DA5355"/>
    <w:rsid w:val="00DA7DE6"/>
    <w:rsid w:val="00DA7F43"/>
    <w:rsid w:val="00DB019B"/>
    <w:rsid w:val="00DB0DB2"/>
    <w:rsid w:val="00DB348F"/>
    <w:rsid w:val="00DB6324"/>
    <w:rsid w:val="00DB7734"/>
    <w:rsid w:val="00DB7A00"/>
    <w:rsid w:val="00DC023F"/>
    <w:rsid w:val="00DC0FC4"/>
    <w:rsid w:val="00DC11F0"/>
    <w:rsid w:val="00DC17A4"/>
    <w:rsid w:val="00DC2B52"/>
    <w:rsid w:val="00DC459F"/>
    <w:rsid w:val="00DC6C4A"/>
    <w:rsid w:val="00DC6DC2"/>
    <w:rsid w:val="00DC7357"/>
    <w:rsid w:val="00DD2559"/>
    <w:rsid w:val="00DD29F3"/>
    <w:rsid w:val="00DD58CA"/>
    <w:rsid w:val="00DD6C25"/>
    <w:rsid w:val="00DE00D6"/>
    <w:rsid w:val="00DE01DE"/>
    <w:rsid w:val="00DE0801"/>
    <w:rsid w:val="00DE08D4"/>
    <w:rsid w:val="00DE0E69"/>
    <w:rsid w:val="00DE1083"/>
    <w:rsid w:val="00DE1363"/>
    <w:rsid w:val="00DE1A49"/>
    <w:rsid w:val="00DE4EB0"/>
    <w:rsid w:val="00DE672F"/>
    <w:rsid w:val="00DE7956"/>
    <w:rsid w:val="00DF0047"/>
    <w:rsid w:val="00DF3104"/>
    <w:rsid w:val="00DF758E"/>
    <w:rsid w:val="00DF76F9"/>
    <w:rsid w:val="00DF7D95"/>
    <w:rsid w:val="00E00471"/>
    <w:rsid w:val="00E0222D"/>
    <w:rsid w:val="00E02B22"/>
    <w:rsid w:val="00E05BCE"/>
    <w:rsid w:val="00E05D1A"/>
    <w:rsid w:val="00E11EEA"/>
    <w:rsid w:val="00E13B05"/>
    <w:rsid w:val="00E1496A"/>
    <w:rsid w:val="00E14AD3"/>
    <w:rsid w:val="00E15A75"/>
    <w:rsid w:val="00E17FEC"/>
    <w:rsid w:val="00E2051E"/>
    <w:rsid w:val="00E20539"/>
    <w:rsid w:val="00E20B6E"/>
    <w:rsid w:val="00E2110A"/>
    <w:rsid w:val="00E217A7"/>
    <w:rsid w:val="00E21E59"/>
    <w:rsid w:val="00E24AB9"/>
    <w:rsid w:val="00E32D5E"/>
    <w:rsid w:val="00E369A8"/>
    <w:rsid w:val="00E40624"/>
    <w:rsid w:val="00E43CB0"/>
    <w:rsid w:val="00E45E24"/>
    <w:rsid w:val="00E46A92"/>
    <w:rsid w:val="00E51B62"/>
    <w:rsid w:val="00E52CB9"/>
    <w:rsid w:val="00E53621"/>
    <w:rsid w:val="00E54F68"/>
    <w:rsid w:val="00E56C88"/>
    <w:rsid w:val="00E61985"/>
    <w:rsid w:val="00E62C37"/>
    <w:rsid w:val="00E63793"/>
    <w:rsid w:val="00E64929"/>
    <w:rsid w:val="00E66422"/>
    <w:rsid w:val="00E71D2C"/>
    <w:rsid w:val="00E7228F"/>
    <w:rsid w:val="00E73159"/>
    <w:rsid w:val="00E739FD"/>
    <w:rsid w:val="00E75100"/>
    <w:rsid w:val="00E758B8"/>
    <w:rsid w:val="00E802C4"/>
    <w:rsid w:val="00E83EEC"/>
    <w:rsid w:val="00E856D7"/>
    <w:rsid w:val="00E8579A"/>
    <w:rsid w:val="00E87911"/>
    <w:rsid w:val="00E90C3F"/>
    <w:rsid w:val="00E90E04"/>
    <w:rsid w:val="00E93FFA"/>
    <w:rsid w:val="00E967C9"/>
    <w:rsid w:val="00E97BE2"/>
    <w:rsid w:val="00EA2506"/>
    <w:rsid w:val="00EA7825"/>
    <w:rsid w:val="00EB2863"/>
    <w:rsid w:val="00EB41A9"/>
    <w:rsid w:val="00EC3836"/>
    <w:rsid w:val="00EC62A3"/>
    <w:rsid w:val="00ED2301"/>
    <w:rsid w:val="00ED335C"/>
    <w:rsid w:val="00ED5081"/>
    <w:rsid w:val="00ED733F"/>
    <w:rsid w:val="00EE3C8B"/>
    <w:rsid w:val="00EE471D"/>
    <w:rsid w:val="00EE5270"/>
    <w:rsid w:val="00EE5C99"/>
    <w:rsid w:val="00EE6193"/>
    <w:rsid w:val="00EF0B49"/>
    <w:rsid w:val="00EF0B88"/>
    <w:rsid w:val="00EF1BD1"/>
    <w:rsid w:val="00EF5BA7"/>
    <w:rsid w:val="00F007E4"/>
    <w:rsid w:val="00F0159F"/>
    <w:rsid w:val="00F022A2"/>
    <w:rsid w:val="00F03D57"/>
    <w:rsid w:val="00F07E3D"/>
    <w:rsid w:val="00F11D74"/>
    <w:rsid w:val="00F17061"/>
    <w:rsid w:val="00F21D58"/>
    <w:rsid w:val="00F26E0B"/>
    <w:rsid w:val="00F30E1B"/>
    <w:rsid w:val="00F315A0"/>
    <w:rsid w:val="00F318CB"/>
    <w:rsid w:val="00F31A81"/>
    <w:rsid w:val="00F31EBD"/>
    <w:rsid w:val="00F31F8F"/>
    <w:rsid w:val="00F33804"/>
    <w:rsid w:val="00F344F9"/>
    <w:rsid w:val="00F35B82"/>
    <w:rsid w:val="00F36925"/>
    <w:rsid w:val="00F3705F"/>
    <w:rsid w:val="00F372B9"/>
    <w:rsid w:val="00F41A0B"/>
    <w:rsid w:val="00F46A6F"/>
    <w:rsid w:val="00F47164"/>
    <w:rsid w:val="00F47E06"/>
    <w:rsid w:val="00F50911"/>
    <w:rsid w:val="00F513F5"/>
    <w:rsid w:val="00F549E7"/>
    <w:rsid w:val="00F624A9"/>
    <w:rsid w:val="00F633E8"/>
    <w:rsid w:val="00F649F6"/>
    <w:rsid w:val="00F6612B"/>
    <w:rsid w:val="00F667CF"/>
    <w:rsid w:val="00F66CD5"/>
    <w:rsid w:val="00F67BF1"/>
    <w:rsid w:val="00F74024"/>
    <w:rsid w:val="00F75151"/>
    <w:rsid w:val="00F764B3"/>
    <w:rsid w:val="00F7675D"/>
    <w:rsid w:val="00F77B65"/>
    <w:rsid w:val="00F77C04"/>
    <w:rsid w:val="00F80F7B"/>
    <w:rsid w:val="00F92E0D"/>
    <w:rsid w:val="00F94667"/>
    <w:rsid w:val="00F978E2"/>
    <w:rsid w:val="00F979E9"/>
    <w:rsid w:val="00FA2EA1"/>
    <w:rsid w:val="00FA45E2"/>
    <w:rsid w:val="00FA6A4E"/>
    <w:rsid w:val="00FA709A"/>
    <w:rsid w:val="00FB0A10"/>
    <w:rsid w:val="00FB5152"/>
    <w:rsid w:val="00FB59C6"/>
    <w:rsid w:val="00FB5FB3"/>
    <w:rsid w:val="00FC2605"/>
    <w:rsid w:val="00FC519F"/>
    <w:rsid w:val="00FC69DD"/>
    <w:rsid w:val="00FD060A"/>
    <w:rsid w:val="00FD2E47"/>
    <w:rsid w:val="00FD319C"/>
    <w:rsid w:val="00FD3692"/>
    <w:rsid w:val="00FD5EDB"/>
    <w:rsid w:val="00FD66AE"/>
    <w:rsid w:val="00FD747D"/>
    <w:rsid w:val="00FE1EDB"/>
    <w:rsid w:val="00FE4488"/>
    <w:rsid w:val="00FE546E"/>
    <w:rsid w:val="00FE720F"/>
    <w:rsid w:val="00FE783F"/>
    <w:rsid w:val="00FF10AF"/>
    <w:rsid w:val="00FF53C6"/>
    <w:rsid w:val="00FF58F9"/>
    <w:rsid w:val="00FF61D7"/>
    <w:rsid w:val="324DB04E"/>
    <w:rsid w:val="65E7F5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50646"/>
  <w15:chartTrackingRefBased/>
  <w15:docId w15:val="{0CF869D0-90BD-46DE-A6B5-8E5DB8CC1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54B"/>
    <w:rPr>
      <w:rFonts w:ascii="Arial" w:hAnsi="Arial"/>
      <w:sz w:val="24"/>
    </w:rPr>
  </w:style>
  <w:style w:type="paragraph" w:styleId="Heading1">
    <w:name w:val="heading 1"/>
    <w:basedOn w:val="Normal"/>
    <w:next w:val="Normal"/>
    <w:link w:val="Heading1Char"/>
    <w:uiPriority w:val="9"/>
    <w:qFormat/>
    <w:rsid w:val="008D22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22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D22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D22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22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22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22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22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22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2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22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D22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D22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22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22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22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22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22E2"/>
    <w:rPr>
      <w:rFonts w:eastAsiaTheme="majorEastAsia" w:cstheme="majorBidi"/>
      <w:color w:val="272727" w:themeColor="text1" w:themeTint="D8"/>
    </w:rPr>
  </w:style>
  <w:style w:type="paragraph" w:styleId="Title">
    <w:name w:val="Title"/>
    <w:basedOn w:val="Normal"/>
    <w:next w:val="Normal"/>
    <w:link w:val="TitleChar"/>
    <w:uiPriority w:val="10"/>
    <w:qFormat/>
    <w:rsid w:val="008D22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22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22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22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22E2"/>
    <w:pPr>
      <w:spacing w:before="160"/>
      <w:jc w:val="center"/>
    </w:pPr>
    <w:rPr>
      <w:i/>
      <w:iCs/>
      <w:color w:val="404040" w:themeColor="text1" w:themeTint="BF"/>
    </w:rPr>
  </w:style>
  <w:style w:type="character" w:customStyle="1" w:styleId="QuoteChar">
    <w:name w:val="Quote Char"/>
    <w:basedOn w:val="DefaultParagraphFont"/>
    <w:link w:val="Quote"/>
    <w:uiPriority w:val="29"/>
    <w:rsid w:val="008D22E2"/>
    <w:rPr>
      <w:i/>
      <w:iCs/>
      <w:color w:val="404040" w:themeColor="text1" w:themeTint="BF"/>
    </w:rPr>
  </w:style>
  <w:style w:type="paragraph" w:styleId="ListParagraph">
    <w:name w:val="List Paragraph"/>
    <w:basedOn w:val="Normal"/>
    <w:uiPriority w:val="34"/>
    <w:qFormat/>
    <w:rsid w:val="008D22E2"/>
    <w:pPr>
      <w:ind w:left="720"/>
      <w:contextualSpacing/>
    </w:pPr>
  </w:style>
  <w:style w:type="character" w:styleId="IntenseEmphasis">
    <w:name w:val="Intense Emphasis"/>
    <w:basedOn w:val="DefaultParagraphFont"/>
    <w:uiPriority w:val="21"/>
    <w:qFormat/>
    <w:rsid w:val="008D22E2"/>
    <w:rPr>
      <w:i/>
      <w:iCs/>
      <w:color w:val="0F4761" w:themeColor="accent1" w:themeShade="BF"/>
    </w:rPr>
  </w:style>
  <w:style w:type="paragraph" w:styleId="IntenseQuote">
    <w:name w:val="Intense Quote"/>
    <w:basedOn w:val="Normal"/>
    <w:next w:val="Normal"/>
    <w:link w:val="IntenseQuoteChar"/>
    <w:uiPriority w:val="30"/>
    <w:qFormat/>
    <w:rsid w:val="008D22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22E2"/>
    <w:rPr>
      <w:i/>
      <w:iCs/>
      <w:color w:val="0F4761" w:themeColor="accent1" w:themeShade="BF"/>
    </w:rPr>
  </w:style>
  <w:style w:type="character" w:styleId="IntenseReference">
    <w:name w:val="Intense Reference"/>
    <w:basedOn w:val="DefaultParagraphFont"/>
    <w:uiPriority w:val="32"/>
    <w:qFormat/>
    <w:rsid w:val="008D22E2"/>
    <w:rPr>
      <w:b/>
      <w:bCs/>
      <w:smallCaps/>
      <w:color w:val="0F4761" w:themeColor="accent1" w:themeShade="BF"/>
      <w:spacing w:val="5"/>
    </w:rPr>
  </w:style>
  <w:style w:type="paragraph" w:styleId="TOCHeading">
    <w:name w:val="TOC Heading"/>
    <w:basedOn w:val="Heading1"/>
    <w:next w:val="Normal"/>
    <w:uiPriority w:val="39"/>
    <w:unhideWhenUsed/>
    <w:qFormat/>
    <w:rsid w:val="008D22E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8D22E2"/>
    <w:pPr>
      <w:spacing w:after="100"/>
    </w:pPr>
  </w:style>
  <w:style w:type="character" w:styleId="Hyperlink">
    <w:name w:val="Hyperlink"/>
    <w:basedOn w:val="DefaultParagraphFont"/>
    <w:uiPriority w:val="99"/>
    <w:unhideWhenUsed/>
    <w:rsid w:val="008D22E2"/>
    <w:rPr>
      <w:color w:val="467886" w:themeColor="hyperlink"/>
      <w:u w:val="single"/>
    </w:rPr>
  </w:style>
  <w:style w:type="paragraph" w:styleId="Bibliography">
    <w:name w:val="Bibliography"/>
    <w:basedOn w:val="Normal"/>
    <w:next w:val="Normal"/>
    <w:uiPriority w:val="37"/>
    <w:unhideWhenUsed/>
    <w:rsid w:val="00FB0A10"/>
  </w:style>
  <w:style w:type="paragraph" w:styleId="HTMLPreformatted">
    <w:name w:val="HTML Preformatted"/>
    <w:basedOn w:val="Normal"/>
    <w:link w:val="HTMLPreformattedChar"/>
    <w:uiPriority w:val="99"/>
    <w:unhideWhenUsed/>
    <w:rsid w:val="00440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440592"/>
    <w:rPr>
      <w:rFonts w:ascii="Courier New" w:eastAsia="Times New Roman" w:hAnsi="Courier New" w:cs="Courier New"/>
      <w:kern w:val="0"/>
      <w:sz w:val="20"/>
      <w:szCs w:val="20"/>
      <w:lang w:eastAsia="en-GB"/>
      <w14:ligatures w14:val="none"/>
    </w:rPr>
  </w:style>
  <w:style w:type="character" w:customStyle="1" w:styleId="gntyacmbo3b">
    <w:name w:val="gntyacmbo3b"/>
    <w:basedOn w:val="DefaultParagraphFont"/>
    <w:rsid w:val="00440592"/>
  </w:style>
  <w:style w:type="table" w:styleId="TableGrid">
    <w:name w:val="Table Grid"/>
    <w:basedOn w:val="TableNormal"/>
    <w:uiPriority w:val="39"/>
    <w:rsid w:val="007329F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C2C98"/>
    <w:rPr>
      <w:color w:val="605E5C"/>
      <w:shd w:val="clear" w:color="auto" w:fill="E1DFDD"/>
    </w:rPr>
  </w:style>
  <w:style w:type="paragraph" w:styleId="TOC2">
    <w:name w:val="toc 2"/>
    <w:basedOn w:val="Normal"/>
    <w:next w:val="Normal"/>
    <w:autoRedefine/>
    <w:uiPriority w:val="39"/>
    <w:unhideWhenUsed/>
    <w:rsid w:val="00012D1B"/>
    <w:pPr>
      <w:spacing w:after="100"/>
      <w:ind w:left="220"/>
    </w:pPr>
  </w:style>
  <w:style w:type="paragraph" w:styleId="TOC3">
    <w:name w:val="toc 3"/>
    <w:basedOn w:val="Normal"/>
    <w:next w:val="Normal"/>
    <w:autoRedefine/>
    <w:uiPriority w:val="39"/>
    <w:unhideWhenUsed/>
    <w:rsid w:val="00012D1B"/>
    <w:pPr>
      <w:spacing w:after="100"/>
      <w:ind w:left="440"/>
    </w:pPr>
  </w:style>
  <w:style w:type="paragraph" w:styleId="Header">
    <w:name w:val="header"/>
    <w:basedOn w:val="Normal"/>
    <w:link w:val="HeaderChar"/>
    <w:uiPriority w:val="99"/>
    <w:unhideWhenUsed/>
    <w:rsid w:val="00F624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24A9"/>
  </w:style>
  <w:style w:type="paragraph" w:styleId="Footer">
    <w:name w:val="footer"/>
    <w:basedOn w:val="Normal"/>
    <w:link w:val="FooterChar"/>
    <w:uiPriority w:val="99"/>
    <w:unhideWhenUsed/>
    <w:rsid w:val="00F624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4A9"/>
  </w:style>
  <w:style w:type="paragraph" w:styleId="NoSpacing">
    <w:name w:val="No Spacing"/>
    <w:uiPriority w:val="1"/>
    <w:qFormat/>
    <w:rsid w:val="006917F7"/>
    <w:pPr>
      <w:spacing w:after="0" w:line="240" w:lineRule="auto"/>
    </w:pPr>
  </w:style>
  <w:style w:type="paragraph" w:styleId="NormalWeb">
    <w:name w:val="Normal (Web)"/>
    <w:basedOn w:val="Normal"/>
    <w:uiPriority w:val="99"/>
    <w:semiHidden/>
    <w:unhideWhenUsed/>
    <w:rsid w:val="004D5F9A"/>
    <w:rPr>
      <w:rFonts w:ascii="Times New Roman" w:hAnsi="Times New Roman" w:cs="Times New Roman"/>
      <w:szCs w:val="24"/>
    </w:rPr>
  </w:style>
  <w:style w:type="paragraph" w:styleId="Caption">
    <w:name w:val="caption"/>
    <w:basedOn w:val="Normal"/>
    <w:next w:val="Normal"/>
    <w:uiPriority w:val="35"/>
    <w:unhideWhenUsed/>
    <w:qFormat/>
    <w:rsid w:val="001A5C4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1232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37821">
      <w:bodyDiv w:val="1"/>
      <w:marLeft w:val="0"/>
      <w:marRight w:val="0"/>
      <w:marTop w:val="0"/>
      <w:marBottom w:val="0"/>
      <w:divBdr>
        <w:top w:val="none" w:sz="0" w:space="0" w:color="auto"/>
        <w:left w:val="none" w:sz="0" w:space="0" w:color="auto"/>
        <w:bottom w:val="none" w:sz="0" w:space="0" w:color="auto"/>
        <w:right w:val="none" w:sz="0" w:space="0" w:color="auto"/>
      </w:divBdr>
    </w:div>
    <w:div w:id="116149138">
      <w:bodyDiv w:val="1"/>
      <w:marLeft w:val="0"/>
      <w:marRight w:val="0"/>
      <w:marTop w:val="0"/>
      <w:marBottom w:val="0"/>
      <w:divBdr>
        <w:top w:val="none" w:sz="0" w:space="0" w:color="auto"/>
        <w:left w:val="none" w:sz="0" w:space="0" w:color="auto"/>
        <w:bottom w:val="none" w:sz="0" w:space="0" w:color="auto"/>
        <w:right w:val="none" w:sz="0" w:space="0" w:color="auto"/>
      </w:divBdr>
    </w:div>
    <w:div w:id="238248062">
      <w:bodyDiv w:val="1"/>
      <w:marLeft w:val="0"/>
      <w:marRight w:val="0"/>
      <w:marTop w:val="0"/>
      <w:marBottom w:val="0"/>
      <w:divBdr>
        <w:top w:val="none" w:sz="0" w:space="0" w:color="auto"/>
        <w:left w:val="none" w:sz="0" w:space="0" w:color="auto"/>
        <w:bottom w:val="none" w:sz="0" w:space="0" w:color="auto"/>
        <w:right w:val="none" w:sz="0" w:space="0" w:color="auto"/>
      </w:divBdr>
    </w:div>
    <w:div w:id="379326048">
      <w:bodyDiv w:val="1"/>
      <w:marLeft w:val="0"/>
      <w:marRight w:val="0"/>
      <w:marTop w:val="0"/>
      <w:marBottom w:val="0"/>
      <w:divBdr>
        <w:top w:val="none" w:sz="0" w:space="0" w:color="auto"/>
        <w:left w:val="none" w:sz="0" w:space="0" w:color="auto"/>
        <w:bottom w:val="none" w:sz="0" w:space="0" w:color="auto"/>
        <w:right w:val="none" w:sz="0" w:space="0" w:color="auto"/>
      </w:divBdr>
    </w:div>
    <w:div w:id="404258058">
      <w:bodyDiv w:val="1"/>
      <w:marLeft w:val="0"/>
      <w:marRight w:val="0"/>
      <w:marTop w:val="0"/>
      <w:marBottom w:val="0"/>
      <w:divBdr>
        <w:top w:val="none" w:sz="0" w:space="0" w:color="auto"/>
        <w:left w:val="none" w:sz="0" w:space="0" w:color="auto"/>
        <w:bottom w:val="none" w:sz="0" w:space="0" w:color="auto"/>
        <w:right w:val="none" w:sz="0" w:space="0" w:color="auto"/>
      </w:divBdr>
    </w:div>
    <w:div w:id="491995175">
      <w:bodyDiv w:val="1"/>
      <w:marLeft w:val="0"/>
      <w:marRight w:val="0"/>
      <w:marTop w:val="0"/>
      <w:marBottom w:val="0"/>
      <w:divBdr>
        <w:top w:val="none" w:sz="0" w:space="0" w:color="auto"/>
        <w:left w:val="none" w:sz="0" w:space="0" w:color="auto"/>
        <w:bottom w:val="none" w:sz="0" w:space="0" w:color="auto"/>
        <w:right w:val="none" w:sz="0" w:space="0" w:color="auto"/>
      </w:divBdr>
    </w:div>
    <w:div w:id="509300357">
      <w:bodyDiv w:val="1"/>
      <w:marLeft w:val="0"/>
      <w:marRight w:val="0"/>
      <w:marTop w:val="0"/>
      <w:marBottom w:val="0"/>
      <w:divBdr>
        <w:top w:val="none" w:sz="0" w:space="0" w:color="auto"/>
        <w:left w:val="none" w:sz="0" w:space="0" w:color="auto"/>
        <w:bottom w:val="none" w:sz="0" w:space="0" w:color="auto"/>
        <w:right w:val="none" w:sz="0" w:space="0" w:color="auto"/>
      </w:divBdr>
    </w:div>
    <w:div w:id="514732919">
      <w:bodyDiv w:val="1"/>
      <w:marLeft w:val="0"/>
      <w:marRight w:val="0"/>
      <w:marTop w:val="0"/>
      <w:marBottom w:val="0"/>
      <w:divBdr>
        <w:top w:val="none" w:sz="0" w:space="0" w:color="auto"/>
        <w:left w:val="none" w:sz="0" w:space="0" w:color="auto"/>
        <w:bottom w:val="none" w:sz="0" w:space="0" w:color="auto"/>
        <w:right w:val="none" w:sz="0" w:space="0" w:color="auto"/>
      </w:divBdr>
    </w:div>
    <w:div w:id="533545500">
      <w:bodyDiv w:val="1"/>
      <w:marLeft w:val="0"/>
      <w:marRight w:val="0"/>
      <w:marTop w:val="0"/>
      <w:marBottom w:val="0"/>
      <w:divBdr>
        <w:top w:val="none" w:sz="0" w:space="0" w:color="auto"/>
        <w:left w:val="none" w:sz="0" w:space="0" w:color="auto"/>
        <w:bottom w:val="none" w:sz="0" w:space="0" w:color="auto"/>
        <w:right w:val="none" w:sz="0" w:space="0" w:color="auto"/>
      </w:divBdr>
    </w:div>
    <w:div w:id="575481042">
      <w:bodyDiv w:val="1"/>
      <w:marLeft w:val="0"/>
      <w:marRight w:val="0"/>
      <w:marTop w:val="0"/>
      <w:marBottom w:val="0"/>
      <w:divBdr>
        <w:top w:val="none" w:sz="0" w:space="0" w:color="auto"/>
        <w:left w:val="none" w:sz="0" w:space="0" w:color="auto"/>
        <w:bottom w:val="none" w:sz="0" w:space="0" w:color="auto"/>
        <w:right w:val="none" w:sz="0" w:space="0" w:color="auto"/>
      </w:divBdr>
    </w:div>
    <w:div w:id="612515564">
      <w:bodyDiv w:val="1"/>
      <w:marLeft w:val="0"/>
      <w:marRight w:val="0"/>
      <w:marTop w:val="0"/>
      <w:marBottom w:val="0"/>
      <w:divBdr>
        <w:top w:val="none" w:sz="0" w:space="0" w:color="auto"/>
        <w:left w:val="none" w:sz="0" w:space="0" w:color="auto"/>
        <w:bottom w:val="none" w:sz="0" w:space="0" w:color="auto"/>
        <w:right w:val="none" w:sz="0" w:space="0" w:color="auto"/>
      </w:divBdr>
    </w:div>
    <w:div w:id="686953808">
      <w:bodyDiv w:val="1"/>
      <w:marLeft w:val="0"/>
      <w:marRight w:val="0"/>
      <w:marTop w:val="0"/>
      <w:marBottom w:val="0"/>
      <w:divBdr>
        <w:top w:val="none" w:sz="0" w:space="0" w:color="auto"/>
        <w:left w:val="none" w:sz="0" w:space="0" w:color="auto"/>
        <w:bottom w:val="none" w:sz="0" w:space="0" w:color="auto"/>
        <w:right w:val="none" w:sz="0" w:space="0" w:color="auto"/>
      </w:divBdr>
    </w:div>
    <w:div w:id="745761981">
      <w:bodyDiv w:val="1"/>
      <w:marLeft w:val="0"/>
      <w:marRight w:val="0"/>
      <w:marTop w:val="0"/>
      <w:marBottom w:val="0"/>
      <w:divBdr>
        <w:top w:val="none" w:sz="0" w:space="0" w:color="auto"/>
        <w:left w:val="none" w:sz="0" w:space="0" w:color="auto"/>
        <w:bottom w:val="none" w:sz="0" w:space="0" w:color="auto"/>
        <w:right w:val="none" w:sz="0" w:space="0" w:color="auto"/>
      </w:divBdr>
    </w:div>
    <w:div w:id="765883423">
      <w:bodyDiv w:val="1"/>
      <w:marLeft w:val="0"/>
      <w:marRight w:val="0"/>
      <w:marTop w:val="0"/>
      <w:marBottom w:val="0"/>
      <w:divBdr>
        <w:top w:val="none" w:sz="0" w:space="0" w:color="auto"/>
        <w:left w:val="none" w:sz="0" w:space="0" w:color="auto"/>
        <w:bottom w:val="none" w:sz="0" w:space="0" w:color="auto"/>
        <w:right w:val="none" w:sz="0" w:space="0" w:color="auto"/>
      </w:divBdr>
    </w:div>
    <w:div w:id="899752195">
      <w:bodyDiv w:val="1"/>
      <w:marLeft w:val="0"/>
      <w:marRight w:val="0"/>
      <w:marTop w:val="0"/>
      <w:marBottom w:val="0"/>
      <w:divBdr>
        <w:top w:val="none" w:sz="0" w:space="0" w:color="auto"/>
        <w:left w:val="none" w:sz="0" w:space="0" w:color="auto"/>
        <w:bottom w:val="none" w:sz="0" w:space="0" w:color="auto"/>
        <w:right w:val="none" w:sz="0" w:space="0" w:color="auto"/>
      </w:divBdr>
    </w:div>
    <w:div w:id="947391345">
      <w:bodyDiv w:val="1"/>
      <w:marLeft w:val="0"/>
      <w:marRight w:val="0"/>
      <w:marTop w:val="0"/>
      <w:marBottom w:val="0"/>
      <w:divBdr>
        <w:top w:val="none" w:sz="0" w:space="0" w:color="auto"/>
        <w:left w:val="none" w:sz="0" w:space="0" w:color="auto"/>
        <w:bottom w:val="none" w:sz="0" w:space="0" w:color="auto"/>
        <w:right w:val="none" w:sz="0" w:space="0" w:color="auto"/>
      </w:divBdr>
    </w:div>
    <w:div w:id="1020207718">
      <w:bodyDiv w:val="1"/>
      <w:marLeft w:val="0"/>
      <w:marRight w:val="0"/>
      <w:marTop w:val="0"/>
      <w:marBottom w:val="0"/>
      <w:divBdr>
        <w:top w:val="none" w:sz="0" w:space="0" w:color="auto"/>
        <w:left w:val="none" w:sz="0" w:space="0" w:color="auto"/>
        <w:bottom w:val="none" w:sz="0" w:space="0" w:color="auto"/>
        <w:right w:val="none" w:sz="0" w:space="0" w:color="auto"/>
      </w:divBdr>
    </w:div>
    <w:div w:id="1029452573">
      <w:bodyDiv w:val="1"/>
      <w:marLeft w:val="0"/>
      <w:marRight w:val="0"/>
      <w:marTop w:val="0"/>
      <w:marBottom w:val="0"/>
      <w:divBdr>
        <w:top w:val="none" w:sz="0" w:space="0" w:color="auto"/>
        <w:left w:val="none" w:sz="0" w:space="0" w:color="auto"/>
        <w:bottom w:val="none" w:sz="0" w:space="0" w:color="auto"/>
        <w:right w:val="none" w:sz="0" w:space="0" w:color="auto"/>
      </w:divBdr>
    </w:div>
    <w:div w:id="1186285655">
      <w:bodyDiv w:val="1"/>
      <w:marLeft w:val="0"/>
      <w:marRight w:val="0"/>
      <w:marTop w:val="0"/>
      <w:marBottom w:val="0"/>
      <w:divBdr>
        <w:top w:val="none" w:sz="0" w:space="0" w:color="auto"/>
        <w:left w:val="none" w:sz="0" w:space="0" w:color="auto"/>
        <w:bottom w:val="none" w:sz="0" w:space="0" w:color="auto"/>
        <w:right w:val="none" w:sz="0" w:space="0" w:color="auto"/>
      </w:divBdr>
    </w:div>
    <w:div w:id="1250381561">
      <w:bodyDiv w:val="1"/>
      <w:marLeft w:val="0"/>
      <w:marRight w:val="0"/>
      <w:marTop w:val="0"/>
      <w:marBottom w:val="0"/>
      <w:divBdr>
        <w:top w:val="none" w:sz="0" w:space="0" w:color="auto"/>
        <w:left w:val="none" w:sz="0" w:space="0" w:color="auto"/>
        <w:bottom w:val="none" w:sz="0" w:space="0" w:color="auto"/>
        <w:right w:val="none" w:sz="0" w:space="0" w:color="auto"/>
      </w:divBdr>
    </w:div>
    <w:div w:id="1399591556">
      <w:bodyDiv w:val="1"/>
      <w:marLeft w:val="0"/>
      <w:marRight w:val="0"/>
      <w:marTop w:val="0"/>
      <w:marBottom w:val="0"/>
      <w:divBdr>
        <w:top w:val="none" w:sz="0" w:space="0" w:color="auto"/>
        <w:left w:val="none" w:sz="0" w:space="0" w:color="auto"/>
        <w:bottom w:val="none" w:sz="0" w:space="0" w:color="auto"/>
        <w:right w:val="none" w:sz="0" w:space="0" w:color="auto"/>
      </w:divBdr>
    </w:div>
    <w:div w:id="1444152842">
      <w:bodyDiv w:val="1"/>
      <w:marLeft w:val="0"/>
      <w:marRight w:val="0"/>
      <w:marTop w:val="0"/>
      <w:marBottom w:val="0"/>
      <w:divBdr>
        <w:top w:val="none" w:sz="0" w:space="0" w:color="auto"/>
        <w:left w:val="none" w:sz="0" w:space="0" w:color="auto"/>
        <w:bottom w:val="none" w:sz="0" w:space="0" w:color="auto"/>
        <w:right w:val="none" w:sz="0" w:space="0" w:color="auto"/>
      </w:divBdr>
    </w:div>
    <w:div w:id="1463494772">
      <w:bodyDiv w:val="1"/>
      <w:marLeft w:val="0"/>
      <w:marRight w:val="0"/>
      <w:marTop w:val="0"/>
      <w:marBottom w:val="0"/>
      <w:divBdr>
        <w:top w:val="none" w:sz="0" w:space="0" w:color="auto"/>
        <w:left w:val="none" w:sz="0" w:space="0" w:color="auto"/>
        <w:bottom w:val="none" w:sz="0" w:space="0" w:color="auto"/>
        <w:right w:val="none" w:sz="0" w:space="0" w:color="auto"/>
      </w:divBdr>
    </w:div>
    <w:div w:id="1471943327">
      <w:bodyDiv w:val="1"/>
      <w:marLeft w:val="0"/>
      <w:marRight w:val="0"/>
      <w:marTop w:val="0"/>
      <w:marBottom w:val="0"/>
      <w:divBdr>
        <w:top w:val="none" w:sz="0" w:space="0" w:color="auto"/>
        <w:left w:val="none" w:sz="0" w:space="0" w:color="auto"/>
        <w:bottom w:val="none" w:sz="0" w:space="0" w:color="auto"/>
        <w:right w:val="none" w:sz="0" w:space="0" w:color="auto"/>
      </w:divBdr>
    </w:div>
    <w:div w:id="1490169459">
      <w:bodyDiv w:val="1"/>
      <w:marLeft w:val="0"/>
      <w:marRight w:val="0"/>
      <w:marTop w:val="0"/>
      <w:marBottom w:val="0"/>
      <w:divBdr>
        <w:top w:val="none" w:sz="0" w:space="0" w:color="auto"/>
        <w:left w:val="none" w:sz="0" w:space="0" w:color="auto"/>
        <w:bottom w:val="none" w:sz="0" w:space="0" w:color="auto"/>
        <w:right w:val="none" w:sz="0" w:space="0" w:color="auto"/>
      </w:divBdr>
    </w:div>
    <w:div w:id="1509758724">
      <w:bodyDiv w:val="1"/>
      <w:marLeft w:val="0"/>
      <w:marRight w:val="0"/>
      <w:marTop w:val="0"/>
      <w:marBottom w:val="0"/>
      <w:divBdr>
        <w:top w:val="none" w:sz="0" w:space="0" w:color="auto"/>
        <w:left w:val="none" w:sz="0" w:space="0" w:color="auto"/>
        <w:bottom w:val="none" w:sz="0" w:space="0" w:color="auto"/>
        <w:right w:val="none" w:sz="0" w:space="0" w:color="auto"/>
      </w:divBdr>
    </w:div>
    <w:div w:id="1846556799">
      <w:bodyDiv w:val="1"/>
      <w:marLeft w:val="0"/>
      <w:marRight w:val="0"/>
      <w:marTop w:val="0"/>
      <w:marBottom w:val="0"/>
      <w:divBdr>
        <w:top w:val="none" w:sz="0" w:space="0" w:color="auto"/>
        <w:left w:val="none" w:sz="0" w:space="0" w:color="auto"/>
        <w:bottom w:val="none" w:sz="0" w:space="0" w:color="auto"/>
        <w:right w:val="none" w:sz="0" w:space="0" w:color="auto"/>
      </w:divBdr>
    </w:div>
    <w:div w:id="1928416003">
      <w:bodyDiv w:val="1"/>
      <w:marLeft w:val="0"/>
      <w:marRight w:val="0"/>
      <w:marTop w:val="0"/>
      <w:marBottom w:val="0"/>
      <w:divBdr>
        <w:top w:val="none" w:sz="0" w:space="0" w:color="auto"/>
        <w:left w:val="none" w:sz="0" w:space="0" w:color="auto"/>
        <w:bottom w:val="none" w:sz="0" w:space="0" w:color="auto"/>
        <w:right w:val="none" w:sz="0" w:space="0" w:color="auto"/>
      </w:divBdr>
    </w:div>
    <w:div w:id="2014066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oodle.bolton.ac.uk/mod/resource/view.php?id=2241359"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moodle.bolton.ac.uk/mod/resource/view.php?id=224135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CE60F-7B60-4280-AD75-3EEA28BCF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40</Pages>
  <Words>11301</Words>
  <Characters>64422</Characters>
  <Application>Microsoft Office Word</Application>
  <DocSecurity>0</DocSecurity>
  <Lines>536</Lines>
  <Paragraphs>151</Paragraphs>
  <ScaleCrop>false</ScaleCrop>
  <Company/>
  <LinksUpToDate>false</LinksUpToDate>
  <CharactersWithSpaces>75572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Olatunji Omotayo</dc:creator>
  <cp:keywords/>
  <dc:description/>
  <cp:lastModifiedBy>Olatunji Ismail</cp:lastModifiedBy>
  <cp:revision>1206</cp:revision>
  <dcterms:created xsi:type="dcterms:W3CDTF">2024-05-03T11:01:00Z</dcterms:created>
  <dcterms:modified xsi:type="dcterms:W3CDTF">2024-07-16T14:21:00Z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id="ZzXidUnm"/&gt;&lt;style id="http://www.zotero.org/styles/harvard-cite-them-right" hasBibliography="1" bibliographyStyleHasBeenSet="1"/&gt;&lt;prefs&gt;&lt;pref name="fieldType" value="Field"/&gt;&lt;/prefs&gt;&lt;/data&gt;</vt:lpwstr>
  </property>
</Properties>
</file>